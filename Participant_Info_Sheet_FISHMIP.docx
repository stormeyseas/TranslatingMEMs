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wmf" ContentType="image/x-wm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widowControl/>
        <w:bidi w:val="0"/>
        <w:spacing w:before="360" w:after="60"/>
        <w:jc w:val="left"/>
        <w:rPr/>
      </w:pPr>
      <w:bookmarkStart w:id="0" w:name="_Toc341085719"/>
      <w:bookmarkEnd w:id="0"/>
      <w:r>
        <w:drawing>
          <wp:anchor behindDoc="0" distT="0" distB="179705" distL="0" distR="360045" simplePos="0" locked="0" layoutInCell="0" allowOverlap="1" relativeHeight="10">
            <wp:simplePos x="0" y="0"/>
            <wp:positionH relativeFrom="margin">
              <wp:align>left</wp:align>
            </wp:positionH>
            <wp:positionV relativeFrom="margin">
              <wp:align>top</wp:align>
            </wp:positionV>
            <wp:extent cx="827405" cy="827405"/>
            <wp:effectExtent l="0" t="0" r="0" b="0"/>
            <wp:wrapTopAndBottom/>
            <wp:docPr id="1" name="Picture 16"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descr=""/>
                    <pic:cNvPicPr>
                      <a:picLocks noChangeAspect="1" noChangeArrowheads="1"/>
                    </pic:cNvPicPr>
                  </pic:nvPicPr>
                  <pic:blipFill>
                    <a:blip r:embed="rId2"/>
                    <a:stretch>
                      <a:fillRect/>
                    </a:stretch>
                  </pic:blipFill>
                  <pic:spPr bwMode="auto">
                    <a:xfrm>
                      <a:off x="0" y="0"/>
                      <a:ext cx="827405" cy="827405"/>
                    </a:xfrm>
                    <a:prstGeom prst="rect">
                      <a:avLst/>
                    </a:prstGeom>
                  </pic:spPr>
                </pic:pic>
              </a:graphicData>
            </a:graphic>
          </wp:anchor>
        </w:drawing>
      </w:r>
      <w:r>
        <w:rPr/>
        <w:t>Research Participant Information Sheet</w:t>
      </w:r>
    </w:p>
    <w:p>
      <w:pPr>
        <w:pStyle w:val="Factsheetintroduction"/>
        <w:spacing w:before="240" w:after="0"/>
        <w:rPr>
          <w:rFonts w:ascii="Arial" w:hAnsi="Arial" w:eastAsia="Times New Roman"/>
          <w:b/>
          <w:bCs/>
          <w:color w:val="auto"/>
          <w:sz w:val="24"/>
          <w:szCs w:val="24"/>
        </w:rPr>
      </w:pPr>
      <w:r>
        <w:rPr>
          <w:rFonts w:eastAsia="Times New Roman" w:ascii="Arial" w:hAnsi="Arial"/>
          <w:b/>
          <w:bCs/>
          <w:color w:val="auto"/>
          <w:sz w:val="24"/>
          <w:szCs w:val="24"/>
        </w:rPr>
        <w:t>Harnessing AI for Marine Ecosystem Modelling</w:t>
      </w:r>
    </w:p>
    <w:p>
      <w:pPr>
        <w:sectPr>
          <w:footerReference w:type="even" r:id="rId3"/>
          <w:footerReference w:type="default" r:id="rId4"/>
          <w:footerReference w:type="first" r:id="rId5"/>
          <w:type w:val="nextPage"/>
          <w:pgSz w:w="11906" w:h="16838"/>
          <w:pgMar w:left="907" w:right="907" w:gutter="0" w:header="0" w:top="907" w:footer="624" w:bottom="1134"/>
          <w:pgNumType w:fmt="decimal"/>
          <w:formProt w:val="false"/>
          <w:titlePg/>
          <w:textDirection w:val="lrTb"/>
          <w:docGrid w:type="default" w:linePitch="360" w:charSpace="0"/>
        </w:sectPr>
      </w:pPr>
    </w:p>
    <w:p>
      <w:pPr>
        <w:pStyle w:val="Heading2"/>
        <w:suppressLineNumbers w:val="0"/>
        <w:bidi w:val="0"/>
        <w:spacing w:lineRule="auto" w:line="259" w:beforeAutospacing="0" w:before="240" w:afterAutospacing="0" w:after="120"/>
        <w:ind w:left="0" w:right="0"/>
        <w:jc w:val="left"/>
        <w:rPr/>
      </w:pPr>
      <w:r>
        <w:rPr/>
        <w:t>Project Overview</w:t>
      </w:r>
    </w:p>
    <w:p>
      <w:pPr>
        <w:pStyle w:val="BodyText"/>
        <w:rPr>
          <w:sz w:val="22"/>
          <w:szCs w:val="22"/>
        </w:rPr>
      </w:pPr>
      <w:r>
        <w:rPr>
          <w:sz w:val="22"/>
          <w:szCs w:val="22"/>
        </w:rPr>
        <w:t>This study aims to explore and document the effective use of generative artificial intelligence (AI) tools in translating marine ecosystem models for regions that are underrepresented in the global Fisheries Model Intercomparison Project (FishMIP) framework. The research focuses on qualitatively assessing how AI tools can support marine ecosystem modellers, identifying best practices, common challenges, and developing recommendations for future applications.</w:t>
      </w:r>
    </w:p>
    <w:p>
      <w:pPr>
        <w:pStyle w:val="BodyText"/>
        <w:rPr>
          <w:sz w:val="22"/>
          <w:szCs w:val="22"/>
        </w:rPr>
      </w:pPr>
      <w:r>
        <w:rPr>
          <w:sz w:val="22"/>
          <w:szCs w:val="22"/>
        </w:rPr>
        <w:t>Participants will be invited to complete a remote modelling task over a designated submission period. This task involves using AI tools to translate a published Ecopath with Ecosim (EwE) model into an ecosystem model of a different type (mizer). Support materials and guidance regarding how to use AI tools will be provided to assist participants throughout the process.</w:t>
      </w:r>
    </w:p>
    <w:p>
      <w:pPr>
        <w:pStyle w:val="BodyText"/>
        <w:rPr>
          <w:i/>
          <w:i/>
          <w:iCs/>
        </w:rPr>
      </w:pPr>
      <w:r>
        <w:rPr>
          <w:i/>
          <w:iCs/>
          <w:sz w:val="22"/>
          <w:szCs w:val="22"/>
        </w:rPr>
        <w:t>Expected outcomes from this study include:</w:t>
      </w:r>
    </w:p>
    <w:p>
      <w:pPr>
        <w:pStyle w:val="BodyText"/>
        <w:rPr>
          <w:sz w:val="22"/>
          <w:szCs w:val="22"/>
        </w:rPr>
      </w:pPr>
      <w:r>
        <w:rPr>
          <w:sz w:val="22"/>
          <w:szCs w:val="22"/>
        </w:rPr>
        <w:t xml:space="preserve">A co-authored manuscript presenting the translated </w:t>
      </w:r>
      <w:ins w:id="0" w:author="Julia Blanchard" w:date="2025-08-12T06:35:59Z">
        <w:r>
          <w:rPr>
            <w:sz w:val="22"/>
            <w:szCs w:val="22"/>
          </w:rPr>
          <w:t xml:space="preserve">AI-assisted ecosystem </w:t>
        </w:r>
      </w:ins>
      <w:r>
        <w:rPr>
          <w:sz w:val="22"/>
          <w:szCs w:val="22"/>
        </w:rPr>
        <w:t>model</w:t>
      </w:r>
      <w:ins w:id="1" w:author="Julia Blanchard" w:date="2025-08-12T06:36:06Z">
        <w:r>
          <w:rPr>
            <w:sz w:val="22"/>
            <w:szCs w:val="22"/>
          </w:rPr>
          <w:t>s</w:t>
        </w:r>
      </w:ins>
    </w:p>
    <w:p>
      <w:pPr>
        <w:pStyle w:val="BodyText"/>
        <w:rPr>
          <w:sz w:val="22"/>
          <w:szCs w:val="22"/>
        </w:rPr>
      </w:pPr>
      <w:r>
        <w:rPr>
          <w:sz w:val="22"/>
          <w:szCs w:val="22"/>
        </w:rPr>
        <w:t>A practical guide documenting best practices and potential pitfalls when using AI for model development</w:t>
      </w:r>
    </w:p>
    <w:p>
      <w:pPr>
        <w:pStyle w:val="BodyText"/>
        <w:rPr>
          <w:sz w:val="22"/>
          <w:szCs w:val="22"/>
        </w:rPr>
      </w:pPr>
      <w:r>
        <w:rPr>
          <w:sz w:val="22"/>
          <w:szCs w:val="22"/>
        </w:rPr>
        <w:t xml:space="preserve">A dataset of participant reflections and model comparisons to inform future research </w:t>
      </w:r>
    </w:p>
    <w:p>
      <w:pPr>
        <w:pStyle w:val="Heading2"/>
        <w:suppressLineNumbers w:val="0"/>
        <w:bidi w:val="0"/>
        <w:spacing w:lineRule="auto" w:line="259" w:beforeAutospacing="0" w:before="240" w:afterAutospacing="0" w:after="120"/>
        <w:ind w:left="0" w:right="0"/>
        <w:jc w:val="left"/>
        <w:rPr/>
      </w:pPr>
      <w:r>
        <w:rPr/>
        <w:t>What Does Participation Involve?</w:t>
      </w:r>
    </w:p>
    <w:p>
      <w:pPr>
        <w:pStyle w:val="BodyText"/>
        <w:rPr>
          <w:sz w:val="22"/>
          <w:szCs w:val="22"/>
        </w:rPr>
      </w:pPr>
      <w:r>
        <w:rPr>
          <w:sz w:val="22"/>
          <w:szCs w:val="22"/>
        </w:rPr>
        <w:t>Participation in this study involves completing a remote modelling task over a designated submission period. Participants will be provided with a published Ecopath with Ecosim (EwE) model and a guide on the process of translating it into a another type of model using AI tools.</w:t>
      </w:r>
    </w:p>
    <w:p>
      <w:pPr>
        <w:pStyle w:val="BodyText"/>
        <w:rPr>
          <w:i/>
          <w:i/>
          <w:iCs/>
        </w:rPr>
      </w:pPr>
      <w:r>
        <w:rPr>
          <w:i/>
          <w:iCs/>
          <w:sz w:val="22"/>
          <w:szCs w:val="22"/>
        </w:rPr>
        <w:t>Upon completion of the task, participants will be asked to:</w:t>
      </w:r>
    </w:p>
    <w:p>
      <w:pPr>
        <w:pStyle w:val="BodyText"/>
        <w:rPr>
          <w:sz w:val="22"/>
          <w:szCs w:val="22"/>
        </w:rPr>
      </w:pPr>
      <w:r>
        <w:rPr>
          <w:sz w:val="22"/>
          <w:szCs w:val="22"/>
        </w:rPr>
        <w:t>Complete a post-task survey detailing their experience, challenges, and recommendations</w:t>
      </w:r>
    </w:p>
    <w:p>
      <w:pPr>
        <w:pStyle w:val="BodyText"/>
        <w:rPr>
          <w:sz w:val="22"/>
          <w:szCs w:val="22"/>
        </w:rPr>
      </w:pPr>
      <w:r>
        <w:rPr>
          <w:sz w:val="22"/>
          <w:szCs w:val="22"/>
        </w:rPr>
        <w:t>Optionally share AI interaction transcripts (with consent) to support analysis of prompting strategies</w:t>
      </w:r>
    </w:p>
    <w:p>
      <w:pPr>
        <w:pStyle w:val="BodyText"/>
        <w:rPr>
          <w:sz w:val="22"/>
          <w:szCs w:val="22"/>
        </w:rPr>
      </w:pPr>
      <w:r>
        <w:rPr>
          <w:sz w:val="22"/>
          <w:szCs w:val="22"/>
        </w:rPr>
        <w:t>Submit the translated model for comparison and evaluation</w:t>
      </w:r>
    </w:p>
    <w:p>
      <w:pPr>
        <w:pStyle w:val="BodyText"/>
        <w:rPr>
          <w:sz w:val="22"/>
          <w:szCs w:val="22"/>
        </w:rPr>
      </w:pPr>
      <w:r>
        <w:rPr>
          <w:sz w:val="22"/>
          <w:szCs w:val="22"/>
        </w:rPr>
        <w:t>Review one of the submitted models for scientific accuracy</w:t>
      </w:r>
    </w:p>
    <w:p>
      <w:pPr>
        <w:pStyle w:val="BodyText"/>
        <w:rPr>
          <w:i/>
          <w:i/>
          <w:iCs/>
        </w:rPr>
      </w:pPr>
      <w:r>
        <w:rPr>
          <w:i/>
          <w:iCs/>
          <w:sz w:val="22"/>
          <w:szCs w:val="22"/>
        </w:rPr>
        <w:t>Data Collected May Include:</w:t>
      </w:r>
    </w:p>
    <w:p>
      <w:pPr>
        <w:pStyle w:val="BodyText"/>
        <w:rPr>
          <w:sz w:val="22"/>
          <w:szCs w:val="22"/>
        </w:rPr>
      </w:pPr>
      <w:r>
        <w:rPr>
          <w:sz w:val="22"/>
          <w:szCs w:val="22"/>
        </w:rPr>
        <w:t>Basic demographic information (e.g., modelling experience, AI familiarity)</w:t>
      </w:r>
    </w:p>
    <w:p>
      <w:pPr>
        <w:pStyle w:val="BodyText"/>
        <w:rPr>
          <w:sz w:val="22"/>
          <w:szCs w:val="22"/>
        </w:rPr>
      </w:pPr>
      <w:r>
        <w:rPr>
          <w:sz w:val="22"/>
          <w:szCs w:val="22"/>
        </w:rPr>
        <w:t>Reflections during the modelling process</w:t>
      </w:r>
    </w:p>
    <w:p>
      <w:pPr>
        <w:pStyle w:val="BodyText"/>
        <w:rPr>
          <w:sz w:val="22"/>
          <w:szCs w:val="22"/>
        </w:rPr>
      </w:pPr>
      <w:r>
        <w:rPr>
          <w:sz w:val="22"/>
          <w:szCs w:val="22"/>
        </w:rPr>
        <w:t>Survey responses</w:t>
      </w:r>
    </w:p>
    <w:p>
      <w:pPr>
        <w:pStyle w:val="BodyText"/>
        <w:rPr>
          <w:sz w:val="22"/>
          <w:szCs w:val="22"/>
        </w:rPr>
      </w:pPr>
      <w:r>
        <w:rPr>
          <w:sz w:val="22"/>
          <w:szCs w:val="22"/>
        </w:rPr>
        <w:t>AI interaction transcripts (with consent)</w:t>
      </w:r>
    </w:p>
    <w:p>
      <w:pPr>
        <w:pStyle w:val="BodyText"/>
        <w:rPr>
          <w:sz w:val="22"/>
          <w:szCs w:val="22"/>
        </w:rPr>
      </w:pPr>
      <w:r>
        <w:rPr>
          <w:sz w:val="22"/>
          <w:szCs w:val="22"/>
        </w:rPr>
        <w:t>Submitted model outputs</w:t>
      </w:r>
    </w:p>
    <w:p>
      <w:pPr>
        <w:pStyle w:val="BodyText"/>
        <w:rPr/>
      </w:pPr>
      <w:r>
        <w:rPr>
          <w:rFonts w:eastAsia="Calibri" w:cs="Arial"/>
          <w:color w:themeColor="accent2" w:val="001D34"/>
          <w:sz w:val="28"/>
          <w:szCs w:val="28"/>
          <w:lang w:eastAsia="en-AU" w:bidi="ar-SA"/>
        </w:rPr>
        <w:t>Risks and Benefits</w:t>
      </w:r>
    </w:p>
    <w:p>
      <w:pPr>
        <w:pStyle w:val="BodyText"/>
        <w:rPr>
          <w:sz w:val="22"/>
          <w:szCs w:val="22"/>
        </w:rPr>
      </w:pPr>
      <w:r>
        <w:rPr>
          <w:sz w:val="22"/>
          <w:szCs w:val="22"/>
        </w:rPr>
        <w:t>Aside from giving up your time, there are no foreseeable risks associated with participating in these workshops.</w:t>
      </w:r>
    </w:p>
    <w:p>
      <w:pPr>
        <w:pStyle w:val="BodyText"/>
        <w:rPr>
          <w:sz w:val="22"/>
          <w:szCs w:val="22"/>
        </w:rPr>
      </w:pPr>
      <w:r>
        <w:rPr>
          <w:sz w:val="22"/>
          <w:szCs w:val="22"/>
        </w:rPr>
        <w:t xml:space="preserve"> </w:t>
      </w:r>
      <w:r>
        <w:rPr>
          <w:i/>
          <w:iCs/>
          <w:sz w:val="22"/>
          <w:szCs w:val="22"/>
        </w:rPr>
        <w:t>Benefits to participants include:</w:t>
      </w:r>
    </w:p>
    <w:p>
      <w:pPr>
        <w:pStyle w:val="BodyText"/>
        <w:rPr>
          <w:sz w:val="22"/>
          <w:szCs w:val="22"/>
        </w:rPr>
      </w:pPr>
      <w:r>
        <w:rPr>
          <w:sz w:val="22"/>
          <w:szCs w:val="22"/>
        </w:rPr>
        <w:t>Training in novel modelling frameworks and alternative modelling approaches</w:t>
      </w:r>
    </w:p>
    <w:p>
      <w:pPr>
        <w:pStyle w:val="BodyText"/>
        <w:rPr>
          <w:sz w:val="22"/>
          <w:szCs w:val="22"/>
        </w:rPr>
      </w:pPr>
      <w:r>
        <w:rPr>
          <w:sz w:val="22"/>
          <w:szCs w:val="22"/>
        </w:rPr>
        <w:t>Practical experience working with AI tools for scientific modelling</w:t>
      </w:r>
    </w:p>
    <w:p>
      <w:pPr>
        <w:pStyle w:val="BodyText"/>
        <w:rPr>
          <w:sz w:val="22"/>
          <w:szCs w:val="22"/>
        </w:rPr>
      </w:pPr>
      <w:r>
        <w:rPr>
          <w:sz w:val="22"/>
          <w:szCs w:val="22"/>
        </w:rPr>
        <w:t>Contribution to a peer-reviewed publication</w:t>
      </w:r>
    </w:p>
    <w:p>
      <w:pPr>
        <w:pStyle w:val="BodyText"/>
        <w:rPr>
          <w:sz w:val="22"/>
          <w:szCs w:val="22"/>
        </w:rPr>
      </w:pPr>
      <w:r>
        <w:rPr>
          <w:sz w:val="22"/>
          <w:szCs w:val="22"/>
        </w:rPr>
        <w:t>Connection with the broader FishMIP community and modelling experts</w:t>
      </w:r>
    </w:p>
    <w:p>
      <w:pPr>
        <w:pStyle w:val="BodyText"/>
        <w:rPr>
          <w:sz w:val="22"/>
          <w:szCs w:val="22"/>
        </w:rPr>
      </w:pPr>
      <w:r>
        <w:rPr>
          <w:sz w:val="22"/>
          <w:szCs w:val="22"/>
        </w:rPr>
        <w:t>All data collected will be anonymized in any resulting publications unless participants explicitly consent to be identified as co-authors on the collaborative manuscript.</w:t>
      </w:r>
    </w:p>
    <w:p>
      <w:pPr>
        <w:pStyle w:val="Heading2"/>
        <w:rPr/>
      </w:pPr>
      <w:r>
        <w:rPr/>
        <w:t>Withdrawal from the research project</w:t>
      </w:r>
    </w:p>
    <w:p>
      <w:pPr>
        <w:pStyle w:val="BodyText"/>
        <w:rPr>
          <w:sz w:val="22"/>
          <w:szCs w:val="22"/>
        </w:rPr>
      </w:pPr>
      <w:r>
        <w:rPr>
          <w:sz w:val="22"/>
          <w:szCs w:val="22"/>
        </w:rPr>
        <w:t>Participation in this study is completely voluntary and you do not have to take part. Your decision about whether to participate will not affect your current or future relationship with the researchers or anyone else at CSIRO.</w:t>
      </w:r>
    </w:p>
    <w:p>
      <w:pPr>
        <w:pStyle w:val="BodyText"/>
        <w:rPr>
          <w:sz w:val="22"/>
          <w:szCs w:val="22"/>
        </w:rPr>
      </w:pPr>
      <w:r>
        <w:rPr>
          <w:sz w:val="22"/>
          <w:szCs w:val="22"/>
        </w:rPr>
        <w:t>If any aspect of the modelling task raises concerns or discomfort, you may choose not to engage with that part. You are free to withdraw your participation at any time. In this case, the information you have provided will not be included in the study results.</w:t>
      </w:r>
    </w:p>
    <w:p>
      <w:pPr>
        <w:pStyle w:val="BodyText"/>
        <w:rPr>
          <w:sz w:val="22"/>
          <w:szCs w:val="22"/>
        </w:rPr>
      </w:pPr>
      <w:r>
        <w:rPr>
          <w:sz w:val="22"/>
          <w:szCs w:val="22"/>
        </w:rPr>
        <w:t>You may withdraw from this study at any time up until publication of the final outputs.</w:t>
      </w:r>
    </w:p>
    <w:p>
      <w:pPr>
        <w:pStyle w:val="Heading2"/>
        <w:rPr/>
      </w:pPr>
      <w:r>
        <w:rPr/>
        <w:t>Confidentiality</w:t>
      </w:r>
    </w:p>
    <w:p>
      <w:pPr>
        <w:pStyle w:val="BodyText"/>
        <w:rPr>
          <w:sz w:val="22"/>
          <w:szCs w:val="22"/>
        </w:rPr>
      </w:pPr>
      <w:r>
        <w:rPr>
          <w:sz w:val="22"/>
          <w:szCs w:val="22"/>
        </w:rPr>
        <w:t>All information provided by you will be treated confidentially. Your name, workplace or any other personal information will not be included in any publications resulting from the study. All data collected in this study will be reported in such a way that responses will not be able to be linked to any individuals. De-identified, non-sensitive data collected by the project may be shared with other researchers for the purposes of verifying published results or advancing other research on this topic. Any data collected as part of this study will be securely stored as per CSIRO’s Recordkeeping Procedure.</w:t>
      </w:r>
    </w:p>
    <w:p>
      <w:pPr>
        <w:pStyle w:val="Heading2"/>
        <w:rPr/>
      </w:pPr>
      <w:r>
        <w:rPr/>
        <w:t>How will my information be used?</w:t>
      </w:r>
    </w:p>
    <w:p>
      <w:pPr>
        <w:pStyle w:val="BodyText"/>
        <w:rPr>
          <w:sz w:val="22"/>
          <w:szCs w:val="22"/>
        </w:rPr>
      </w:pPr>
      <w:r>
        <w:rPr>
          <w:sz w:val="22"/>
          <w:szCs w:val="22"/>
        </w:rPr>
        <w:t>It is anticipated that the information obtained through the workshop will be published and/or presented in a variety of forums. This includes the production of a general report as well as scientific journal publications and conference presentations.</w:t>
      </w:r>
      <w:r>
        <w:rPr/>
        <w:t xml:space="preserve"> </w:t>
      </w:r>
    </w:p>
    <w:p>
      <w:pPr>
        <w:pStyle w:val="Heading2"/>
        <w:rPr/>
      </w:pPr>
      <w:r>
        <w:rPr/>
        <w:t>Ethics clearance and contacts</w:t>
      </w:r>
    </w:p>
    <w:p>
      <w:pPr>
        <w:pStyle w:val="BodyText"/>
        <w:rPr>
          <w:sz w:val="22"/>
          <w:szCs w:val="22"/>
        </w:rPr>
      </w:pPr>
      <w:r>
        <w:rPr>
          <w:sz w:val="22"/>
          <w:szCs w:val="22"/>
        </w:rPr>
        <w:t xml:space="preserve">This study has been approved by CSIRO’s Social Science Human Research Ethics Committee in accordance with the National Statement on Ethical Conduct in Human Research 2023. If you have any questions concerning your participation in the study please contact the researchers via their contact details provided. Alternatively, any concerns or complaints about the conduct of this study can be raised with the Executive Manager of Social Responsibility and Ethics on +61 7 3833 5693 or by email at csshrec@csiro.au. </w:t>
      </w:r>
    </w:p>
    <w:p>
      <w:pPr>
        <w:pStyle w:val="BodyText"/>
        <w:rPr/>
      </w:pPr>
      <w:r>
        <w:rPr/>
      </w:r>
    </w:p>
    <w:p>
      <w:pPr>
        <w:pStyle w:val="BodyText"/>
        <w:spacing w:lineRule="auto" w:line="240" w:before="0" w:after="0"/>
        <w:rPr>
          <w:sz w:val="22"/>
          <w:szCs w:val="22"/>
        </w:rPr>
      </w:pPr>
      <w:r>
        <w:rPr>
          <w:sz w:val="22"/>
          <w:szCs w:val="22"/>
        </w:rPr>
        <w:t>Dr Scott Spillias</w:t>
      </w:r>
    </w:p>
    <w:p>
      <w:pPr>
        <w:pStyle w:val="BodyText"/>
        <w:spacing w:lineRule="auto" w:line="240" w:before="0" w:after="0"/>
        <w:rPr>
          <w:sz w:val="22"/>
        </w:rPr>
      </w:pPr>
      <w:r>
        <w:rPr>
          <w:sz w:val="22"/>
        </w:rPr>
        <w:t>Project Leader</w:t>
      </w:r>
    </w:p>
    <w:p>
      <w:pPr>
        <w:pStyle w:val="BodyText"/>
        <w:spacing w:lineRule="auto" w:line="240" w:before="0" w:after="0"/>
        <w:rPr>
          <w:sz w:val="22"/>
        </w:rPr>
      </w:pPr>
      <w:r>
        <w:rPr>
          <w:sz w:val="22"/>
        </w:rPr>
        <w:t>CSIRO Environment</w:t>
      </w:r>
    </w:p>
    <w:p>
      <w:pPr>
        <w:pStyle w:val="BodyText"/>
        <w:spacing w:lineRule="auto" w:line="240" w:before="0" w:after="0"/>
        <w:rPr>
          <w:sz w:val="22"/>
        </w:rPr>
      </w:pPr>
      <w:r>
        <w:rPr>
          <w:sz w:val="22"/>
        </w:rPr>
        <w:t xml:space="preserve">Castray Esplanade </w:t>
      </w:r>
    </w:p>
    <w:p>
      <w:pPr>
        <w:pStyle w:val="BodyText"/>
        <w:spacing w:lineRule="auto" w:line="240" w:before="0" w:after="0"/>
        <w:rPr>
          <w:sz w:val="22"/>
        </w:rPr>
      </w:pPr>
      <w:r>
        <w:rPr>
          <w:sz w:val="22"/>
        </w:rPr>
        <w:t>Hobart, Tas, 7000</w:t>
      </w:r>
    </w:p>
    <w:p>
      <w:pPr>
        <w:pStyle w:val="BodyText"/>
        <w:spacing w:lineRule="auto" w:line="240" w:before="0" w:after="0"/>
        <w:rPr>
          <w:sz w:val="22"/>
          <w:szCs w:val="22"/>
        </w:rPr>
      </w:pPr>
      <w:r>
        <w:rPr>
          <w:sz w:val="22"/>
          <w:szCs w:val="22"/>
        </w:rPr>
        <w:t>Email: scott.spillias@csiro.au</w:t>
      </w:r>
    </w:p>
    <w:p>
      <w:pPr>
        <w:pStyle w:val="BodyText"/>
        <w:rPr>
          <w:sz w:val="22"/>
        </w:rPr>
      </w:pPr>
      <w:r>
        <w:rPr>
          <w:sz w:val="22"/>
        </w:rPr>
      </w:r>
    </w:p>
    <w:p>
      <w:pPr>
        <w:pStyle w:val="BodyText"/>
        <w:jc w:val="center"/>
        <w:rPr>
          <w:b/>
          <w:sz w:val="22"/>
        </w:rPr>
      </w:pPr>
      <w:r>
        <w:rPr>
          <w:b/>
          <w:sz w:val="22"/>
        </w:rPr>
      </w:r>
    </w:p>
    <w:p>
      <w:pPr>
        <w:pStyle w:val="BodyText"/>
        <w:jc w:val="center"/>
        <w:rPr>
          <w:b/>
          <w:sz w:val="22"/>
        </w:rPr>
      </w:pPr>
      <w:r>
        <w:rPr>
          <w:b/>
          <w:sz w:val="22"/>
        </w:rPr>
        <w:t>Thank you for taking the time to help with this research project. Please keep this sheet for your information.</w:t>
      </w:r>
    </w:p>
    <w:p>
      <w:pPr>
        <w:pStyle w:val="BackCoverContactHeading"/>
        <w:pBdr/>
        <w:rPr/>
        <w:framePr w:w="3634" w:h="1380" w:x="7372" w:y="14743" w:hSpace="113" w:vSpace="0" w:wrap="around" w:vAnchor="page" w:hAnchor="page" w:hRule="exact"/>
      </w:pPr>
      <w:r>
        <w:rPr/>
        <w:t>For further information</w:t>
      </w:r>
    </w:p>
    <w:p>
      <w:pPr>
        <w:pStyle w:val="BackCoverContactDetails"/>
        <w:pBdr/>
        <w:rPr>
          <w:rStyle w:val="BackCoverContactBold"/>
          <w:b w:val="false"/>
        </w:rPr>
        <w:framePr w:w="3634" w:h="1380" w:x="7372" w:y="14743" w:hSpace="113" w:vSpace="0" w:wrap="around" w:vAnchor="page" w:hAnchor="page" w:hRule="exact"/>
      </w:pPr>
      <w:r>
        <w:rPr>
          <w:rStyle w:val="BackCoverContactBold"/>
          <w:b w:val="false"/>
        </w:rPr>
        <w:t>Environment</w:t>
      </w:r>
    </w:p>
    <w:p>
      <w:pPr>
        <w:pStyle w:val="BackCoverContactDetails"/>
        <w:pBdr/>
        <w:rPr/>
        <w:framePr w:w="3634" w:h="1380" w:x="7372" w:y="14743" w:hSpace="113" w:vSpace="0" w:wrap="around" w:vAnchor="page" w:hAnchor="page" w:hRule="exact"/>
      </w:pPr>
      <w:r>
        <w:rPr/>
        <w:t>Scott Spillias</w:t>
      </w:r>
    </w:p>
    <w:p>
      <w:pPr>
        <w:pStyle w:val="BackCoverContactDetails"/>
        <w:pBdr/>
        <w:rPr/>
        <w:framePr w:w="3634" w:h="1380" w:x="7372" w:y="14743" w:hSpace="113" w:vSpace="0" w:wrap="around" w:vAnchor="page" w:hAnchor="page" w:hRule="exact"/>
      </w:pPr>
      <w:r>
        <w:rPr/>
        <w:t>+61 0 0000 0000</w:t>
      </w:r>
    </w:p>
    <w:p>
      <w:pPr>
        <w:pStyle w:val="BackCoverContactDetails"/>
        <w:pBdr/>
        <w:rPr/>
        <w:framePr w:w="3634" w:h="1380" w:x="7372" w:y="14743" w:hSpace="113" w:vSpace="0" w:wrap="around" w:vAnchor="page" w:hAnchor="page" w:hRule="exact"/>
      </w:pPr>
      <w:r>
        <w:rPr/>
        <w:t>scott.spillias@csiro.au</w:t>
      </w:r>
    </w:p>
    <w:p>
      <w:pPr>
        <w:pStyle w:val="BackCoverContactDetails"/>
        <w:pBdr/>
        <w:rPr/>
        <w:framePr w:w="3634" w:h="1380" w:x="7372" w:y="14743" w:hSpace="113" w:vSpace="0" w:wrap="around" w:vAnchor="page" w:hAnchor="page" w:hRule="exact"/>
      </w:pPr>
      <w:r>
        <w:rPr/>
        <w:t>csiro.au/environment</w:t>
      </w:r>
    </w:p>
    <w:p>
      <w:pPr>
        <w:pStyle w:val="BackCoverContactHeading"/>
        <w:pBdr/>
        <w:rPr/>
        <w:framePr w:w="2160" w:h="1160" w:x="4991" w:y="14743" w:hSpace="113" w:vSpace="0" w:wrap="around" w:vAnchor="page" w:hAnchor="page" w:hRule="exact"/>
      </w:pPr>
      <w:r>
        <w:rPr/>
        <w:t>Contact us</w:t>
      </w:r>
    </w:p>
    <w:p>
      <w:pPr>
        <w:pStyle w:val="BackCoverContactDetails"/>
        <w:pBdr/>
        <w:rPr/>
        <w:framePr w:w="2160" w:h="1160" w:x="4991" w:y="14743" w:hSpace="113" w:vSpace="0" w:wrap="around" w:vAnchor="page" w:hAnchor="page" w:hRule="exact"/>
      </w:pPr>
      <w:r>
        <w:rPr/>
        <w:t>1300 363 400</w:t>
      </w:r>
    </w:p>
    <w:p>
      <w:pPr>
        <w:pStyle w:val="BackCoverContactDetails"/>
        <w:pBdr/>
        <w:rPr/>
        <w:framePr w:w="2160" w:h="1160" w:x="4991" w:y="14743" w:hSpace="113" w:vSpace="0" w:wrap="around" w:vAnchor="page" w:hAnchor="page" w:hRule="exact"/>
      </w:pPr>
      <w:r>
        <w:rPr/>
        <w:t>+61 3 9545 2176</w:t>
      </w:r>
    </w:p>
    <w:p>
      <w:pPr>
        <w:pStyle w:val="BackCoverContactDetails"/>
        <w:pBdr/>
        <w:rPr/>
        <w:framePr w:w="2160" w:h="1160" w:x="4991" w:y="14743" w:hSpace="113" w:vSpace="0" w:wrap="around" w:vAnchor="page" w:hAnchor="page" w:hRule="exact"/>
      </w:pPr>
      <w:r>
        <w:rPr/>
        <w:t>csiroenquiries@csiro.au</w:t>
      </w:r>
    </w:p>
    <w:p>
      <w:pPr>
        <w:pStyle w:val="BackCoverContactDetails"/>
        <w:pBdr/>
        <w:rPr/>
        <w:framePr w:w="2160" w:h="1160" w:x="4991" w:y="14743" w:hSpace="113" w:vSpace="0" w:wrap="around" w:vAnchor="page" w:hAnchor="page" w:hRule="exact"/>
      </w:pPr>
      <w:r>
        <w:rPr/>
        <w:t>csiro.au</w:t>
      </w:r>
    </w:p>
    <w:p>
      <w:pPr>
        <w:pStyle w:val="BackCoverContactHeading"/>
        <w:pBdr/>
        <w:rPr>
          <w:sz w:val="19"/>
          <w:szCs w:val="19"/>
        </w:rPr>
        <w:framePr w:w="3589" w:h="1418" w:x="937" w:y="14743" w:hSpace="113" w:vSpace="0" w:wrap="around" w:vAnchor="page" w:hAnchor="page" w:hRule="exact"/>
      </w:pPr>
      <w:r>
        <w:rPr>
          <w:sz w:val="19"/>
          <w:szCs w:val="19"/>
        </w:rPr>
        <w:t xml:space="preserve">As Australia’s national science agency </w:t>
        <w:br/>
        <w:t xml:space="preserve">and innovation catalyst, CSIRO is solving </w:t>
        <w:br/>
        <w:t xml:space="preserve">the greatest challenges through </w:t>
        <w:br/>
        <w:t>innovative science and technology.</w:t>
      </w:r>
    </w:p>
    <w:p>
      <w:pPr>
        <w:pStyle w:val="BackCoverContactDetails"/>
        <w:pBdr/>
        <w:rPr>
          <w:sz w:val="19"/>
          <w:szCs w:val="19"/>
        </w:rPr>
        <w:framePr w:w="3589" w:h="1418" w:x="937" w:y="14743" w:hSpace="113" w:vSpace="0" w:wrap="around" w:vAnchor="page" w:hAnchor="page" w:hRule="exact"/>
      </w:pPr>
      <w:r>
        <w:rPr>
          <w:sz w:val="19"/>
          <w:szCs w:val="19"/>
        </w:rPr>
        <w:t>CSIRO. Unlocking a better future for everyone.</w:t>
      </w:r>
    </w:p>
    <w:p>
      <w:pPr>
        <w:pStyle w:val="BodyText"/>
        <w:widowControl/>
        <w:bidi w:val="0"/>
        <w:spacing w:lineRule="auto" w:line="264" w:before="60" w:after="60"/>
        <w:jc w:val="left"/>
        <w:rPr/>
      </w:pPr>
      <w:r>
        <w:rPr/>
      </w:r>
    </w:p>
    <w:sectPr>
      <w:type w:val="continuous"/>
      <w:pgSz w:w="11906" w:h="16838"/>
      <w:pgMar w:left="907" w:right="907" w:gutter="0" w:header="0" w:top="907" w:footer="624" w:bottom="1134"/>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 w:name="Arial">
    <w:charset w:val="01"/>
    <w:family w:val="swiss"/>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mc:AlternateContent>
        <mc:Choice Requires="wps">
          <w:drawing>
            <wp:anchor behindDoc="1" distT="0" distB="0" distL="0" distR="0" simplePos="0" locked="0" layoutInCell="0" allowOverlap="1" relativeHeight="4" wp14:anchorId="710C2A1A">
              <wp:simplePos x="0" y="0"/>
              <wp:positionH relativeFrom="column">
                <wp:posOffset>103505</wp:posOffset>
              </wp:positionH>
              <wp:positionV relativeFrom="paragraph">
                <wp:posOffset>-917575</wp:posOffset>
              </wp:positionV>
              <wp:extent cx="1336040" cy="735330"/>
              <wp:effectExtent l="0" t="0" r="0" b="0"/>
              <wp:wrapSquare wrapText="bothSides"/>
              <wp:docPr id="2" name="Frame1"/>
              <a:graphic xmlns:a="http://schemas.openxmlformats.org/drawingml/2006/main">
                <a:graphicData uri="http://schemas.microsoft.com/office/word/2010/wordprocessingShape">
                  <wps:wsp>
                    <wps:cNvSpPr/>
                    <wps:spPr>
                      <a:xfrm>
                        <a:off x="0" y="0"/>
                        <a:ext cx="1335960" cy="735480"/>
                      </a:xfrm>
                      <a:prstGeom prst="rect">
                        <a:avLst/>
                      </a:prstGeom>
                      <a:noFill/>
                      <a:ln w="0">
                        <a:noFill/>
                      </a:ln>
                    </wps:spPr>
                    <wps:style>
                      <a:lnRef idx="0"/>
                      <a:fillRef idx="0"/>
                      <a:effectRef idx="0"/>
                      <a:fontRef idx="minor"/>
                    </wps:style>
                    <wps:txbx>
                      <w:txbxContent>
                        <w:p>
                          <w:pPr>
                            <w:pStyle w:val="BackCoverContactHeading"/>
                            <w:rPr>
                              <w:color w:val="000000"/>
                            </w:rPr>
                          </w:pPr>
                          <w:r>
                            <w:rPr>
                              <w:color w:val="000000"/>
                            </w:rPr>
                            <w:t>CONTACT US</w:t>
                          </w:r>
                        </w:p>
                        <w:p>
                          <w:pPr>
                            <w:pStyle w:val="BackCoverContactDetails"/>
                            <w:rPr/>
                          </w:pPr>
                          <w:r>
                            <w:rPr>
                              <w:rStyle w:val="BackCoverContactBold"/>
                              <w:color w:val="000000"/>
                            </w:rPr>
                            <w:t>t</w:t>
                          </w:r>
                          <w:r>
                            <w:rPr>
                              <w:color w:val="000000"/>
                            </w:rPr>
                            <w:t xml:space="preserve"> </w:t>
                            <w:tab/>
                            <w:t>1300 363 400</w:t>
                          </w:r>
                        </w:p>
                        <w:p>
                          <w:pPr>
                            <w:pStyle w:val="BackCoverContactDetails"/>
                            <w:rPr>
                              <w:color w:val="000000"/>
                            </w:rPr>
                          </w:pPr>
                          <w:r>
                            <w:rPr>
                              <w:color w:val="000000"/>
                            </w:rPr>
                            <w:tab/>
                            <w:t>+61 3 9545 2176</w:t>
                          </w:r>
                        </w:p>
                        <w:p>
                          <w:pPr>
                            <w:pStyle w:val="BackCoverContactDetails"/>
                            <w:rPr/>
                          </w:pPr>
                          <w:r>
                            <w:rPr>
                              <w:rStyle w:val="BackCoverContactBold"/>
                              <w:color w:val="000000"/>
                            </w:rPr>
                            <w:t>e</w:t>
                          </w:r>
                          <w:r>
                            <w:rPr>
                              <w:color w:val="000000"/>
                            </w:rPr>
                            <w:t xml:space="preserve"> </w:t>
                            <w:tab/>
                            <w:t>enquiries@csiro.au</w:t>
                          </w:r>
                        </w:p>
                        <w:p>
                          <w:pPr>
                            <w:pStyle w:val="BackCoverContactDetails"/>
                            <w:rPr/>
                          </w:pPr>
                          <w:r>
                            <w:rPr>
                              <w:rStyle w:val="BackCoverContactBold"/>
                              <w:color w:val="000000"/>
                            </w:rPr>
                            <w:t>w</w:t>
                          </w:r>
                          <w:r>
                            <w:rPr>
                              <w:color w:val="000000"/>
                            </w:rPr>
                            <w:t xml:space="preserve"> </w:t>
                            <w:tab/>
                            <w:t>www.csiro.au</w:t>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8.15pt;margin-top:-72.25pt;width:105.15pt;height:57.85pt;mso-wrap-style:square;v-text-anchor:top" wp14:anchorId="710C2A1A">
              <v:fill o:detectmouseclick="t" on="false"/>
              <v:stroke color="#3465a4" joinstyle="round" endcap="flat"/>
              <v:textbox>
                <w:txbxContent>
                  <w:p>
                    <w:pPr>
                      <w:pStyle w:val="BackCoverContactHeading"/>
                      <w:rPr>
                        <w:color w:val="000000"/>
                      </w:rPr>
                    </w:pPr>
                    <w:r>
                      <w:rPr>
                        <w:color w:val="000000"/>
                      </w:rPr>
                      <w:t>CONTACT US</w:t>
                    </w:r>
                  </w:p>
                  <w:p>
                    <w:pPr>
                      <w:pStyle w:val="BackCoverContactDetails"/>
                      <w:rPr/>
                    </w:pPr>
                    <w:r>
                      <w:rPr>
                        <w:rStyle w:val="BackCoverContactBold"/>
                        <w:color w:val="000000"/>
                      </w:rPr>
                      <w:t>t</w:t>
                    </w:r>
                    <w:r>
                      <w:rPr>
                        <w:color w:val="000000"/>
                      </w:rPr>
                      <w:t xml:space="preserve"> </w:t>
                      <w:tab/>
                      <w:t>1300 363 400</w:t>
                    </w:r>
                  </w:p>
                  <w:p>
                    <w:pPr>
                      <w:pStyle w:val="BackCoverContactDetails"/>
                      <w:rPr>
                        <w:color w:val="000000"/>
                      </w:rPr>
                    </w:pPr>
                    <w:r>
                      <w:rPr>
                        <w:color w:val="000000"/>
                      </w:rPr>
                      <w:tab/>
                      <w:t>+61 3 9545 2176</w:t>
                    </w:r>
                  </w:p>
                  <w:p>
                    <w:pPr>
                      <w:pStyle w:val="BackCoverContactDetails"/>
                      <w:rPr/>
                    </w:pPr>
                    <w:r>
                      <w:rPr>
                        <w:rStyle w:val="BackCoverContactBold"/>
                        <w:color w:val="000000"/>
                      </w:rPr>
                      <w:t>e</w:t>
                    </w:r>
                    <w:r>
                      <w:rPr>
                        <w:color w:val="000000"/>
                      </w:rPr>
                      <w:t xml:space="preserve"> </w:t>
                      <w:tab/>
                      <w:t>enquiries@csiro.au</w:t>
                    </w:r>
                  </w:p>
                  <w:p>
                    <w:pPr>
                      <w:pStyle w:val="BackCoverContactDetails"/>
                      <w:rPr/>
                    </w:pPr>
                    <w:r>
                      <w:rPr>
                        <w:rStyle w:val="BackCoverContactBold"/>
                        <w:color w:val="000000"/>
                      </w:rPr>
                      <w:t>w</w:t>
                    </w:r>
                    <w:r>
                      <w:rPr>
                        <w:color w:val="000000"/>
                      </w:rPr>
                      <w:t xml:space="preserve"> </w:t>
                      <w:tab/>
                      <w:t>www.csiro.au</w:t>
                    </w:r>
                  </w:p>
                </w:txbxContent>
              </v:textbox>
              <w10:wrap type="square"/>
            </v:rect>
          </w:pict>
        </mc:Fallback>
      </mc:AlternateContent>
      <mc:AlternateContent>
        <mc:Choice Requires="wps">
          <w:drawing>
            <wp:anchor behindDoc="1" distT="0" distB="0" distL="113665" distR="114935" simplePos="0" locked="0" layoutInCell="0" allowOverlap="1" relativeHeight="8" wp14:anchorId="4C7890F1">
              <wp:simplePos x="0" y="0"/>
              <wp:positionH relativeFrom="column">
                <wp:posOffset>1547495</wp:posOffset>
              </wp:positionH>
              <wp:positionV relativeFrom="paragraph">
                <wp:posOffset>-917575</wp:posOffset>
              </wp:positionV>
              <wp:extent cx="1753235" cy="1105535"/>
              <wp:effectExtent l="0" t="0" r="0" b="0"/>
              <wp:wrapSquare wrapText="bothSides"/>
              <wp:docPr id="3" name="Frame2"/>
              <a:graphic xmlns:a="http://schemas.openxmlformats.org/drawingml/2006/main">
                <a:graphicData uri="http://schemas.microsoft.com/office/word/2010/wordprocessingShape">
                  <wps:wsp>
                    <wps:cNvSpPr/>
                    <wps:spPr>
                      <a:xfrm>
                        <a:off x="0" y="0"/>
                        <a:ext cx="1753200" cy="1105560"/>
                      </a:xfrm>
                      <a:prstGeom prst="rect">
                        <a:avLst/>
                      </a:prstGeom>
                      <a:noFill/>
                      <a:ln w="0">
                        <a:noFill/>
                      </a:ln>
                    </wps:spPr>
                    <wps:style>
                      <a:lnRef idx="0"/>
                      <a:fillRef idx="0"/>
                      <a:effectRef idx="0"/>
                      <a:fontRef idx="minor"/>
                    </wps:style>
                    <wps:txbx>
                      <w:txbxContent>
                        <w:p>
                          <w:pPr>
                            <w:pStyle w:val="BackCoverContactHeading"/>
                            <w:rPr>
                              <w:color w:val="000000"/>
                            </w:rPr>
                          </w:pPr>
                          <w:r>
                            <w:rPr>
                              <w:color w:val="000000"/>
                            </w:rPr>
                            <w:t xml:space="preserve">At CSIRO we shape the future. </w:t>
                          </w:r>
                        </w:p>
                        <w:p>
                          <w:pPr>
                            <w:pStyle w:val="BackCoverContactDetails"/>
                            <w:rPr>
                              <w:color w:val="000000"/>
                            </w:rPr>
                          </w:pPr>
                          <w:r>
                            <w:rPr>
                              <w:color w:val="000000"/>
                            </w:rPr>
                            <w:t>We do this by using science to solve real issues. Our research makes a difference to industry, people and the planet.</w:t>
                          </w:r>
                        </w:p>
                      </w:txbxContent>
                    </wps:txbx>
                    <wps:bodyPr lIns="0" rIns="0" tIns="0" bIns="0" anchor="t">
                      <a:noAutofit/>
                    </wps:bodyPr>
                  </wps:wsp>
                </a:graphicData>
              </a:graphic>
            </wp:anchor>
          </w:drawing>
        </mc:Choice>
        <mc:Fallback>
          <w:pict>
            <v:rect id="shape_0" ID="Frame2" path="m0,0l-2147483645,0l-2147483645,-2147483646l0,-2147483646xe" stroked="f" o:allowincell="f" style="position:absolute;margin-left:121.85pt;margin-top:-72.25pt;width:138pt;height:87pt;mso-wrap-style:square;v-text-anchor:top" wp14:anchorId="4C7890F1">
              <v:fill o:detectmouseclick="t" on="false"/>
              <v:stroke color="#3465a4" joinstyle="round" endcap="flat"/>
              <v:textbox>
                <w:txbxContent>
                  <w:p>
                    <w:pPr>
                      <w:pStyle w:val="BackCoverContactHeading"/>
                      <w:rPr>
                        <w:color w:val="000000"/>
                      </w:rPr>
                    </w:pPr>
                    <w:r>
                      <w:rPr>
                        <w:color w:val="000000"/>
                      </w:rPr>
                      <w:t xml:space="preserve">At CSIRO we shape the future. </w:t>
                    </w:r>
                  </w:p>
                  <w:p>
                    <w:pPr>
                      <w:pStyle w:val="BackCoverContactDetails"/>
                      <w:rPr>
                        <w:color w:val="000000"/>
                      </w:rPr>
                    </w:pPr>
                    <w:r>
                      <w:rPr>
                        <w:color w:val="000000"/>
                      </w:rPr>
                      <w:t>We do this by using science to solve real issues. Our research makes a difference to industry, people and the planet.</w:t>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b/>
      </w:rPr>
      <w:t xml:space="preserve">CSIRO </w:t>
    </w:r>
    <w:r>
      <w:rPr/>
      <w:t>Australia’s National Science Agency</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199"/>
        </w:tabs>
        <w:ind w:left="199" w:hanging="199"/>
      </w:pPr>
      <w:rPr>
        <w:rFonts w:ascii="Symbol" w:hAnsi="Symbol" w:cs="Symbol" w:hint="default"/>
      </w:rPr>
    </w:lvl>
    <w:lvl w:ilvl="1">
      <w:start w:val="1"/>
      <w:numFmt w:val="bullet"/>
      <w:lvlText w:val="–"/>
      <w:lvlJc w:val="left"/>
      <w:pPr>
        <w:tabs>
          <w:tab w:val="num" w:pos="397"/>
        </w:tabs>
        <w:ind w:left="397" w:hanging="198"/>
      </w:pPr>
      <w:rPr>
        <w:rFonts w:ascii="Arial" w:hAnsi="Arial" w:cs="Arial" w:hint="default"/>
      </w:rPr>
    </w:lvl>
    <w:lvl w:ilvl="2">
      <w:start w:val="1"/>
      <w:numFmt w:val="bullet"/>
      <w:lvlText w:val="–"/>
      <w:lvlJc w:val="left"/>
      <w:pPr>
        <w:tabs>
          <w:tab w:val="num" w:pos="595"/>
        </w:tabs>
        <w:ind w:left="595" w:hanging="198"/>
      </w:pPr>
      <w:rPr>
        <w:rFonts w:ascii="Arial" w:hAnsi="Arial" w:cs="Arial" w:hint="default"/>
      </w:rPr>
    </w:lvl>
    <w:lvl w:ilvl="3">
      <w:start w:val="1"/>
      <w:numFmt w:val="none"/>
      <w:suff w:val="nothing"/>
      <w:lvlText w:val=""/>
      <w:lvlJc w:val="left"/>
      <w:pPr>
        <w:tabs>
          <w:tab w:val="num" w:pos="0"/>
        </w:tabs>
        <w:ind w:left="2880" w:hanging="360"/>
      </w:pPr>
      <w:rPr>
        <w:rFonts w:cs="Times New Roman"/>
      </w:rPr>
    </w:lvl>
    <w:lvl w:ilvl="4">
      <w:start w:val="1"/>
      <w:numFmt w:val="none"/>
      <w:suff w:val="nothing"/>
      <w:lvlText w:val=""/>
      <w:lvlJc w:val="left"/>
      <w:pPr>
        <w:tabs>
          <w:tab w:val="num" w:pos="0"/>
        </w:tabs>
        <w:ind w:left="3600" w:hanging="360"/>
      </w:pPr>
      <w:rPr>
        <w:rFonts w:cs="Times New Roman"/>
      </w:rPr>
    </w:lvl>
    <w:lvl w:ilvl="5">
      <w:start w:val="1"/>
      <w:numFmt w:val="none"/>
      <w:suff w:val="nothing"/>
      <w:lvlText w:val=""/>
      <w:lvlJc w:val="left"/>
      <w:pPr>
        <w:tabs>
          <w:tab w:val="num" w:pos="0"/>
        </w:tabs>
        <w:ind w:left="4320" w:hanging="360"/>
      </w:pPr>
      <w:rPr>
        <w:rFonts w:cs="Times New Roman"/>
      </w:rPr>
    </w:lvl>
    <w:lvl w:ilvl="6">
      <w:start w:val="1"/>
      <w:numFmt w:val="none"/>
      <w:suff w:val="nothing"/>
      <w:lvlText w:val=""/>
      <w:lvlJc w:val="left"/>
      <w:pPr>
        <w:tabs>
          <w:tab w:val="num" w:pos="0"/>
        </w:tabs>
        <w:ind w:left="5040" w:hanging="360"/>
      </w:pPr>
      <w:rPr>
        <w:rFonts w:cs="Times New Roman"/>
      </w:rPr>
    </w:lvl>
    <w:lvl w:ilvl="7">
      <w:start w:val="1"/>
      <w:numFmt w:val="none"/>
      <w:suff w:val="nothing"/>
      <w:lvlText w:val=""/>
      <w:lvlJc w:val="left"/>
      <w:pPr>
        <w:tabs>
          <w:tab w:val="num" w:pos="0"/>
        </w:tabs>
        <w:ind w:left="5760" w:hanging="360"/>
      </w:pPr>
      <w:rPr>
        <w:rFonts w:cs="Times New Roman"/>
      </w:rPr>
    </w:lvl>
    <w:lvl w:ilvl="8">
      <w:start w:val="1"/>
      <w:numFmt w:val="none"/>
      <w:suff w:val="nothing"/>
      <w:lvlText w:val=""/>
      <w:lvlJc w:val="left"/>
      <w:pPr>
        <w:tabs>
          <w:tab w:val="num" w:pos="0"/>
        </w:tabs>
        <w:ind w:left="6480" w:hanging="360"/>
      </w:pPr>
      <w:rPr>
        <w:rFonts w:cs="Times New Roman"/>
      </w:rPr>
    </w:lvl>
  </w:abstractNum>
  <w:abstractNum w:abstractNumId="2">
    <w:lvl w:ilvl="0">
      <w:start w:val="1"/>
      <w:numFmt w:val="bullet"/>
      <w:lvlText w:val=""/>
      <w:lvlJc w:val="left"/>
      <w:pPr>
        <w:tabs>
          <w:tab w:val="num" w:pos="170"/>
        </w:tabs>
        <w:ind w:left="170" w:hanging="17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227"/>
        </w:tabs>
        <w:ind w:left="227" w:hanging="227"/>
      </w:pPr>
      <w:rPr>
        <w:rFonts w:cs="Times New Roman"/>
      </w:rPr>
    </w:lvl>
    <w:lvl w:ilvl="1">
      <w:start w:val="1"/>
      <w:numFmt w:val="none"/>
      <w:suff w:val="nothing"/>
      <w:lvlText w:val=""/>
      <w:lvlJc w:val="left"/>
      <w:pPr>
        <w:tabs>
          <w:tab w:val="num" w:pos="0"/>
        </w:tabs>
        <w:ind w:left="1440" w:hanging="360"/>
      </w:pPr>
      <w:rPr>
        <w:rFonts w:cs="Times New Roman"/>
      </w:rPr>
    </w:lvl>
    <w:lvl w:ilvl="2">
      <w:start w:val="1"/>
      <w:numFmt w:val="none"/>
      <w:suff w:val="nothing"/>
      <w:lvlText w:val=""/>
      <w:lvlJc w:val="right"/>
      <w:pPr>
        <w:tabs>
          <w:tab w:val="num" w:pos="0"/>
        </w:tabs>
        <w:ind w:left="2160" w:hanging="180"/>
      </w:pPr>
      <w:rPr>
        <w:rFonts w:cs="Times New Roman"/>
      </w:rPr>
    </w:lvl>
    <w:lvl w:ilvl="3">
      <w:start w:val="1"/>
      <w:numFmt w:val="none"/>
      <w:suff w:val="nothing"/>
      <w:lvlText w:val=""/>
      <w:lvlJc w:val="left"/>
      <w:pPr>
        <w:tabs>
          <w:tab w:val="num" w:pos="0"/>
        </w:tabs>
        <w:ind w:left="2880" w:hanging="360"/>
      </w:pPr>
      <w:rPr>
        <w:rFonts w:cs="Times New Roman"/>
      </w:rPr>
    </w:lvl>
    <w:lvl w:ilvl="4">
      <w:start w:val="1"/>
      <w:numFmt w:val="none"/>
      <w:suff w:val="nothing"/>
      <w:lvlText w:val=""/>
      <w:lvlJc w:val="left"/>
      <w:pPr>
        <w:tabs>
          <w:tab w:val="num" w:pos="0"/>
        </w:tabs>
        <w:ind w:left="3600" w:hanging="360"/>
      </w:pPr>
      <w:rPr>
        <w:rFonts w:cs="Times New Roman"/>
      </w:rPr>
    </w:lvl>
    <w:lvl w:ilvl="5">
      <w:start w:val="1"/>
      <w:numFmt w:val="none"/>
      <w:suff w:val="nothing"/>
      <w:lvlText w:val=""/>
      <w:lvlJc w:val="right"/>
      <w:pPr>
        <w:tabs>
          <w:tab w:val="num" w:pos="0"/>
        </w:tabs>
        <w:ind w:left="4320" w:hanging="180"/>
      </w:pPr>
      <w:rPr>
        <w:rFonts w:cs="Times New Roman"/>
      </w:rPr>
    </w:lvl>
    <w:lvl w:ilvl="6">
      <w:start w:val="1"/>
      <w:numFmt w:val="none"/>
      <w:suff w:val="nothing"/>
      <w:lvlText w:val=""/>
      <w:lvlJc w:val="left"/>
      <w:pPr>
        <w:tabs>
          <w:tab w:val="num" w:pos="0"/>
        </w:tabs>
        <w:ind w:left="5040" w:hanging="360"/>
      </w:pPr>
      <w:rPr>
        <w:rFonts w:cs="Times New Roman"/>
      </w:rPr>
    </w:lvl>
    <w:lvl w:ilvl="7">
      <w:start w:val="1"/>
      <w:numFmt w:val="none"/>
      <w:suff w:val="nothing"/>
      <w:lvlText w:val=""/>
      <w:lvlJc w:val="left"/>
      <w:pPr>
        <w:tabs>
          <w:tab w:val="num" w:pos="0"/>
        </w:tabs>
        <w:ind w:left="5760" w:hanging="360"/>
      </w:pPr>
      <w:rPr>
        <w:rFonts w:cs="Times New Roman"/>
      </w:rPr>
    </w:lvl>
    <w:lvl w:ilvl="8">
      <w:start w:val="1"/>
      <w:numFmt w:val="none"/>
      <w:suff w:val="nothing"/>
      <w:lvlText w:val=""/>
      <w:lvlJc w:val="right"/>
      <w:pPr>
        <w:tabs>
          <w:tab w:val="num" w:pos="0"/>
        </w:tabs>
        <w:ind w:left="6480" w:hanging="180"/>
      </w:pPr>
      <w:rPr>
        <w:rFonts w:cs="Times New Roman"/>
      </w:rPr>
    </w:lvl>
  </w:abstractNum>
  <w:abstractNum w:abstractNumId="4">
    <w:lvl w:ilvl="0">
      <w:start w:val="1"/>
      <w:numFmt w:val="bullet"/>
      <w:lvlText w:val=""/>
      <w:lvlJc w:val="left"/>
      <w:pPr>
        <w:tabs>
          <w:tab w:val="num" w:pos="0"/>
        </w:tabs>
        <w:ind w:left="1514" w:hanging="360"/>
      </w:pPr>
      <w:rPr>
        <w:rFonts w:ascii="Wingdings" w:hAnsi="Wingdings" w:cs="Wingdings" w:hint="default"/>
      </w:rPr>
    </w:lvl>
    <w:lvl w:ilvl="1">
      <w:start w:val="1"/>
      <w:numFmt w:val="bullet"/>
      <w:lvlText w:val="o"/>
      <w:lvlJc w:val="left"/>
      <w:pPr>
        <w:tabs>
          <w:tab w:val="num" w:pos="0"/>
        </w:tabs>
        <w:ind w:left="2234" w:hanging="360"/>
      </w:pPr>
      <w:rPr>
        <w:rFonts w:ascii="Courier New" w:hAnsi="Courier New" w:cs="Courier New" w:hint="default"/>
      </w:rPr>
    </w:lvl>
    <w:lvl w:ilvl="2">
      <w:start w:val="1"/>
      <w:numFmt w:val="bullet"/>
      <w:lvlText w:val=""/>
      <w:lvlJc w:val="left"/>
      <w:pPr>
        <w:tabs>
          <w:tab w:val="num" w:pos="0"/>
        </w:tabs>
        <w:ind w:left="2954" w:hanging="360"/>
      </w:pPr>
      <w:rPr>
        <w:rFonts w:ascii="Wingdings" w:hAnsi="Wingdings" w:cs="Wingdings" w:hint="default"/>
      </w:rPr>
    </w:lvl>
    <w:lvl w:ilvl="3">
      <w:start w:val="1"/>
      <w:numFmt w:val="bullet"/>
      <w:lvlText w:val=""/>
      <w:lvlJc w:val="left"/>
      <w:pPr>
        <w:tabs>
          <w:tab w:val="num" w:pos="0"/>
        </w:tabs>
        <w:ind w:left="3674" w:hanging="360"/>
      </w:pPr>
      <w:rPr>
        <w:rFonts w:ascii="Symbol" w:hAnsi="Symbol" w:cs="Symbol" w:hint="default"/>
      </w:rPr>
    </w:lvl>
    <w:lvl w:ilvl="4">
      <w:start w:val="1"/>
      <w:numFmt w:val="bullet"/>
      <w:lvlText w:val="o"/>
      <w:lvlJc w:val="left"/>
      <w:pPr>
        <w:tabs>
          <w:tab w:val="num" w:pos="0"/>
        </w:tabs>
        <w:ind w:left="4394" w:hanging="360"/>
      </w:pPr>
      <w:rPr>
        <w:rFonts w:ascii="Courier New" w:hAnsi="Courier New" w:cs="Courier New" w:hint="default"/>
      </w:rPr>
    </w:lvl>
    <w:lvl w:ilvl="5">
      <w:start w:val="1"/>
      <w:numFmt w:val="bullet"/>
      <w:lvlText w:val=""/>
      <w:lvlJc w:val="left"/>
      <w:pPr>
        <w:tabs>
          <w:tab w:val="num" w:pos="0"/>
        </w:tabs>
        <w:ind w:left="5114" w:hanging="360"/>
      </w:pPr>
      <w:rPr>
        <w:rFonts w:ascii="Wingdings" w:hAnsi="Wingdings" w:cs="Wingdings" w:hint="default"/>
      </w:rPr>
    </w:lvl>
    <w:lvl w:ilvl="6">
      <w:start w:val="1"/>
      <w:numFmt w:val="bullet"/>
      <w:lvlText w:val=""/>
      <w:lvlJc w:val="left"/>
      <w:pPr>
        <w:tabs>
          <w:tab w:val="num" w:pos="0"/>
        </w:tabs>
        <w:ind w:left="5834" w:hanging="360"/>
      </w:pPr>
      <w:rPr>
        <w:rFonts w:ascii="Symbol" w:hAnsi="Symbol" w:cs="Symbol" w:hint="default"/>
      </w:rPr>
    </w:lvl>
    <w:lvl w:ilvl="7">
      <w:start w:val="1"/>
      <w:numFmt w:val="bullet"/>
      <w:lvlText w:val="o"/>
      <w:lvlJc w:val="left"/>
      <w:pPr>
        <w:tabs>
          <w:tab w:val="num" w:pos="0"/>
        </w:tabs>
        <w:ind w:left="6554" w:hanging="360"/>
      </w:pPr>
      <w:rPr>
        <w:rFonts w:ascii="Courier New" w:hAnsi="Courier New" w:cs="Courier New" w:hint="default"/>
      </w:rPr>
    </w:lvl>
    <w:lvl w:ilvl="8">
      <w:start w:val="1"/>
      <w:numFmt w:val="bullet"/>
      <w:lvlText w:val=""/>
      <w:lvlJc w:val="left"/>
      <w:pPr>
        <w:tabs>
          <w:tab w:val="num" w:pos="0"/>
        </w:tabs>
        <w:ind w:left="7274" w:hanging="360"/>
      </w:pPr>
      <w:rPr>
        <w:rFonts w:ascii="Wingdings" w:hAnsi="Wingdings" w:cs="Wingdings" w:hint="default"/>
      </w:rPr>
    </w:lvl>
  </w:abstractNum>
  <w:abstractNum w:abstractNumId="5">
    <w:lvl w:ilvl="0">
      <w:start w:val="1"/>
      <w:numFmt w:val="bullet"/>
      <w:lvlText w:val=""/>
      <w:lvlJc w:val="left"/>
      <w:pPr>
        <w:tabs>
          <w:tab w:val="num" w:pos="0"/>
        </w:tabs>
        <w:ind w:left="1267"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lowerLetter"/>
      <w:lvlText w:val="%1."/>
      <w:lvlJc w:val="left"/>
      <w:pPr>
        <w:tabs>
          <w:tab w:val="num" w:pos="0"/>
        </w:tabs>
        <w:ind w:left="1117" w:hanging="360"/>
      </w:pPr>
      <w:rPr/>
    </w:lvl>
    <w:lvl w:ilvl="1">
      <w:start w:val="1"/>
      <w:numFmt w:val="lowerLetter"/>
      <w:lvlText w:val="%2."/>
      <w:lvlJc w:val="left"/>
      <w:pPr>
        <w:tabs>
          <w:tab w:val="num" w:pos="0"/>
        </w:tabs>
        <w:ind w:left="1837" w:hanging="360"/>
      </w:pPr>
      <w:rPr/>
    </w:lvl>
    <w:lvl w:ilvl="2">
      <w:start w:val="1"/>
      <w:numFmt w:val="lowerRoman"/>
      <w:lvlText w:val="%3."/>
      <w:lvlJc w:val="right"/>
      <w:pPr>
        <w:tabs>
          <w:tab w:val="num" w:pos="0"/>
        </w:tabs>
        <w:ind w:left="2557" w:hanging="180"/>
      </w:pPr>
      <w:rPr/>
    </w:lvl>
    <w:lvl w:ilvl="3">
      <w:start w:val="1"/>
      <w:numFmt w:val="decimal"/>
      <w:lvlText w:val="%4."/>
      <w:lvlJc w:val="left"/>
      <w:pPr>
        <w:tabs>
          <w:tab w:val="num" w:pos="0"/>
        </w:tabs>
        <w:ind w:left="3277" w:hanging="360"/>
      </w:pPr>
      <w:rPr/>
    </w:lvl>
    <w:lvl w:ilvl="4">
      <w:start w:val="1"/>
      <w:numFmt w:val="lowerLetter"/>
      <w:lvlText w:val="%5."/>
      <w:lvlJc w:val="left"/>
      <w:pPr>
        <w:tabs>
          <w:tab w:val="num" w:pos="0"/>
        </w:tabs>
        <w:ind w:left="3997" w:hanging="360"/>
      </w:pPr>
      <w:rPr/>
    </w:lvl>
    <w:lvl w:ilvl="5">
      <w:start w:val="1"/>
      <w:numFmt w:val="lowerRoman"/>
      <w:lvlText w:val="%6."/>
      <w:lvlJc w:val="right"/>
      <w:pPr>
        <w:tabs>
          <w:tab w:val="num" w:pos="0"/>
        </w:tabs>
        <w:ind w:left="4717" w:hanging="180"/>
      </w:pPr>
      <w:rPr/>
    </w:lvl>
    <w:lvl w:ilvl="6">
      <w:start w:val="1"/>
      <w:numFmt w:val="decimal"/>
      <w:lvlText w:val="%7."/>
      <w:lvlJc w:val="left"/>
      <w:pPr>
        <w:tabs>
          <w:tab w:val="num" w:pos="0"/>
        </w:tabs>
        <w:ind w:left="5437" w:hanging="360"/>
      </w:pPr>
      <w:rPr/>
    </w:lvl>
    <w:lvl w:ilvl="7">
      <w:start w:val="1"/>
      <w:numFmt w:val="lowerLetter"/>
      <w:lvlText w:val="%8."/>
      <w:lvlJc w:val="left"/>
      <w:pPr>
        <w:tabs>
          <w:tab w:val="num" w:pos="0"/>
        </w:tabs>
        <w:ind w:left="6157" w:hanging="360"/>
      </w:pPr>
      <w:rPr/>
    </w:lvl>
    <w:lvl w:ilvl="8">
      <w:start w:val="1"/>
      <w:numFmt w:val="lowerRoman"/>
      <w:lvlText w:val="%9."/>
      <w:lvlJc w:val="right"/>
      <w:pPr>
        <w:tabs>
          <w:tab w:val="num" w:pos="0"/>
        </w:tabs>
        <w:ind w:left="6877" w:hanging="180"/>
      </w:pPr>
      <w:rPr/>
    </w:lvl>
  </w:abstractNum>
  <w:abstractNum w:abstractNumId="7">
    <w:lvl w:ilvl="0">
      <w:start w:val="1"/>
      <w:numFmt w:val="upperLetter"/>
      <w:lvlText w:val="Appendix %1 "/>
      <w:lvlJc w:val="left"/>
      <w:pPr>
        <w:tabs>
          <w:tab w:val="num" w:pos="0"/>
        </w:tabs>
        <w:ind w:left="0" w:hanging="0"/>
      </w:pPr>
      <w:rPr>
        <w:smallCaps w:val="false"/>
        <w:caps w:val="false"/>
        <w:dstrike w:val="false"/>
        <w:strike w:val="false"/>
        <w:vertAlign w:val="baseline"/>
        <w:position w:val="0"/>
        <w:sz w:val="20"/>
        <w:sz w:val="20"/>
        <w:spacing w:val="0"/>
        <w:i w:val="false"/>
        <w:u w:val="none"/>
        <w:b/>
        <w:kern w:val="0"/>
        <w:effect w:val="none"/>
        <w:iCs w:val="false"/>
        <w:bCs w:val="false"/>
        <w:em w:val="none"/>
        <w:vanish w:val="false"/>
      </w:rPr>
    </w:lvl>
    <w:lvl w:ilvl="1">
      <w:start w:val="1"/>
      <w:numFmt w:val="decimal"/>
      <w:lvlText w:val="%1.%2"/>
      <w:lvlJc w:val="left"/>
      <w:pPr>
        <w:tabs>
          <w:tab w:val="num" w:pos="0"/>
        </w:tabs>
        <w:ind w:left="0" w:hanging="0"/>
      </w:pPr>
      <w:rPr/>
    </w:lvl>
    <w:lvl w:ilvl="2">
      <w:start w:val="1"/>
      <w:numFmt w:val="decimal"/>
      <w:lvlText w:val="%1.%2.%3"/>
      <w:lvlJc w:val="left"/>
      <w:pPr>
        <w:tabs>
          <w:tab w:val="num" w:pos="0"/>
        </w:tabs>
        <w:ind w:left="720" w:hanging="432"/>
      </w:pPr>
      <w:rPr/>
    </w:lvl>
    <w:lvl w:ilvl="3">
      <w:start w:val="1"/>
      <w:numFmt w:val="lowerRoman"/>
      <w:lvlText w:val="(%4)"/>
      <w:lvlJc w:val="right"/>
      <w:pPr>
        <w:tabs>
          <w:tab w:val="num" w:pos="0"/>
        </w:tabs>
        <w:ind w:left="864" w:hanging="144"/>
      </w:pPr>
      <w:rPr/>
    </w:lvl>
    <w:lvl w:ilvl="4">
      <w:start w:val="1"/>
      <w:numFmt w:val="decimal"/>
      <w:lvlText w:val="%5)"/>
      <w:lvlJc w:val="left"/>
      <w:pPr>
        <w:tabs>
          <w:tab w:val="num" w:pos="0"/>
        </w:tabs>
        <w:ind w:left="1008" w:hanging="432"/>
      </w:pPr>
      <w:rPr/>
    </w:lvl>
    <w:lvl w:ilvl="5">
      <w:start w:val="1"/>
      <w:numFmt w:val="lowerLetter"/>
      <w:lvlText w:val="%6)"/>
      <w:lvlJc w:val="left"/>
      <w:pPr>
        <w:tabs>
          <w:tab w:val="num" w:pos="0"/>
        </w:tabs>
        <w:ind w:left="1152" w:hanging="432"/>
      </w:pPr>
      <w:rPr/>
    </w:lvl>
    <w:lvl w:ilvl="6">
      <w:start w:val="1"/>
      <w:numFmt w:val="lowerRoman"/>
      <w:lvlText w:val="%7)"/>
      <w:lvlJc w:val="right"/>
      <w:pPr>
        <w:tabs>
          <w:tab w:val="num" w:pos="0"/>
        </w:tabs>
        <w:ind w:left="1296" w:hanging="288"/>
      </w:pPr>
      <w:rPr/>
    </w:lvl>
    <w:lvl w:ilvl="7">
      <w:start w:val="1"/>
      <w:numFmt w:val="lowerLetter"/>
      <w:lvlText w:val="%8."/>
      <w:lvlJc w:val="left"/>
      <w:pPr>
        <w:tabs>
          <w:tab w:val="num" w:pos="0"/>
        </w:tabs>
        <w:ind w:left="1440" w:hanging="432"/>
      </w:pPr>
      <w:rPr/>
    </w:lvl>
    <w:lvl w:ilvl="8">
      <w:start w:val="1"/>
      <w:numFmt w:val="lowerRoman"/>
      <w:lvlText w:val="%9."/>
      <w:lvlJc w:val="right"/>
      <w:pPr>
        <w:tabs>
          <w:tab w:val="num" w:pos="0"/>
        </w:tabs>
        <w:ind w:left="1584" w:hanging="144"/>
      </w:pPr>
      <w:rPr/>
    </w:lvl>
  </w:abstractNum>
  <w:abstractNum w:abstractNumId="8">
    <w:lvl w:ilvl="0">
      <w:start w:val="1"/>
      <w:numFmt w:val="bullet"/>
      <w:lvlText w:val=""/>
      <w:lvlJc w:val="left"/>
      <w:pPr>
        <w:tabs>
          <w:tab w:val="num" w:pos="0"/>
        </w:tabs>
        <w:ind w:left="947" w:hanging="360"/>
      </w:pPr>
      <w:rPr>
        <w:rFonts w:ascii="Symbol" w:hAnsi="Symbol" w:cs="Symbol" w:hint="default"/>
      </w:rPr>
    </w:lvl>
    <w:lvl w:ilvl="1">
      <w:start w:val="1"/>
      <w:numFmt w:val="bullet"/>
      <w:lvlText w:val="o"/>
      <w:lvlJc w:val="left"/>
      <w:pPr>
        <w:tabs>
          <w:tab w:val="num" w:pos="0"/>
        </w:tabs>
        <w:ind w:left="1667" w:hanging="360"/>
      </w:pPr>
      <w:rPr>
        <w:rFonts w:ascii="Courier New" w:hAnsi="Courier New" w:cs="Courier New" w:hint="default"/>
      </w:rPr>
    </w:lvl>
    <w:lvl w:ilvl="2">
      <w:start w:val="1"/>
      <w:numFmt w:val="bullet"/>
      <w:lvlText w:val=""/>
      <w:lvlJc w:val="left"/>
      <w:pPr>
        <w:tabs>
          <w:tab w:val="num" w:pos="0"/>
        </w:tabs>
        <w:ind w:left="2387" w:hanging="360"/>
      </w:pPr>
      <w:rPr>
        <w:rFonts w:ascii="Wingdings" w:hAnsi="Wingdings" w:cs="Wingdings" w:hint="default"/>
      </w:rPr>
    </w:lvl>
    <w:lvl w:ilvl="3">
      <w:start w:val="1"/>
      <w:numFmt w:val="bullet"/>
      <w:lvlText w:val=""/>
      <w:lvlJc w:val="left"/>
      <w:pPr>
        <w:tabs>
          <w:tab w:val="num" w:pos="0"/>
        </w:tabs>
        <w:ind w:left="3107" w:hanging="360"/>
      </w:pPr>
      <w:rPr>
        <w:rFonts w:ascii="Symbol" w:hAnsi="Symbol" w:cs="Symbol" w:hint="default"/>
      </w:rPr>
    </w:lvl>
    <w:lvl w:ilvl="4">
      <w:start w:val="1"/>
      <w:numFmt w:val="bullet"/>
      <w:lvlText w:val="o"/>
      <w:lvlJc w:val="left"/>
      <w:pPr>
        <w:tabs>
          <w:tab w:val="num" w:pos="0"/>
        </w:tabs>
        <w:ind w:left="3827" w:hanging="360"/>
      </w:pPr>
      <w:rPr>
        <w:rFonts w:ascii="Courier New" w:hAnsi="Courier New" w:cs="Courier New" w:hint="default"/>
      </w:rPr>
    </w:lvl>
    <w:lvl w:ilvl="5">
      <w:start w:val="1"/>
      <w:numFmt w:val="bullet"/>
      <w:lvlText w:val=""/>
      <w:lvlJc w:val="left"/>
      <w:pPr>
        <w:tabs>
          <w:tab w:val="num" w:pos="0"/>
        </w:tabs>
        <w:ind w:left="4547" w:hanging="360"/>
      </w:pPr>
      <w:rPr>
        <w:rFonts w:ascii="Wingdings" w:hAnsi="Wingdings" w:cs="Wingdings" w:hint="default"/>
      </w:rPr>
    </w:lvl>
    <w:lvl w:ilvl="6">
      <w:start w:val="1"/>
      <w:numFmt w:val="bullet"/>
      <w:lvlText w:val=""/>
      <w:lvlJc w:val="left"/>
      <w:pPr>
        <w:tabs>
          <w:tab w:val="num" w:pos="0"/>
        </w:tabs>
        <w:ind w:left="5267" w:hanging="360"/>
      </w:pPr>
      <w:rPr>
        <w:rFonts w:ascii="Symbol" w:hAnsi="Symbol" w:cs="Symbol" w:hint="default"/>
      </w:rPr>
    </w:lvl>
    <w:lvl w:ilvl="7">
      <w:start w:val="1"/>
      <w:numFmt w:val="bullet"/>
      <w:lvlText w:val="o"/>
      <w:lvlJc w:val="left"/>
      <w:pPr>
        <w:tabs>
          <w:tab w:val="num" w:pos="0"/>
        </w:tabs>
        <w:ind w:left="5987" w:hanging="360"/>
      </w:pPr>
      <w:rPr>
        <w:rFonts w:ascii="Courier New" w:hAnsi="Courier New" w:cs="Courier New" w:hint="default"/>
      </w:rPr>
    </w:lvl>
    <w:lvl w:ilvl="8">
      <w:start w:val="1"/>
      <w:numFmt w:val="bullet"/>
      <w:lvlText w:val=""/>
      <w:lvlJc w:val="left"/>
      <w:pPr>
        <w:tabs>
          <w:tab w:val="num" w:pos="0"/>
        </w:tabs>
        <w:ind w:left="6707"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A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AU" w:eastAsia="en-AU" w:bidi="ar-SA"/>
      </w:rPr>
    </w:rPrDefault>
    <w:pPrDefault>
      <w:pPr>
        <w:suppressAutoHyphens w:val="true"/>
      </w:pPr>
    </w:pPrDefault>
  </w:docDefaults>
  <w:latentStyles w:defLockedState="0" w:defUIPriority="0" w:defSemiHidden="0" w:defUnhideWhenUsed="0" w:defQFormat="0" w:count="376">
    <w:lsdException w:name="heading 1" w:uiPriority="1" w:qFormat="1"/>
    <w:lsdException w:name="heading 2" w:uiPriority="1" w:qFormat="1"/>
    <w:lsdException w:name="heading 3" w:uiPriority="1"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qFormat="1"/>
    <w:lsdException w:name="index heading" w:semiHidden="1" w:unhideWhenUsed="1"/>
    <w:lsdException w:name="caption" w:uiPriority="4"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99"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2"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uiPriority="2" w:semiHidden="1" w:unhideWhenUsed="1" w:qFormat="1"/>
    <w:lsdException w:name="List Bullet 3" w:uiPriority="2" w:semiHidden="1" w:unhideWhenUsed="1"/>
    <w:lsdException w:name="List Bullet 4" w:semiHidden="1" w:unhideWhenUsed="1"/>
    <w:lsdException w:name="List Bullet 5" w:semiHidden="1" w:unhideWhenUsed="1"/>
    <w:lsdException w:name="List Number 2" w:uiPriority="2" w:semiHidden="1" w:unhideWhenUsed="1" w:qFormat="1"/>
    <w:lsdException w:name="List Number 3" w:uiPriority="2"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uiPriority="99"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20"/>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a7629"/>
    <w:pPr>
      <w:widowControl/>
      <w:suppressAutoHyphens w:val="true"/>
      <w:bidi w:val="0"/>
      <w:spacing w:lineRule="auto" w:line="264" w:before="120" w:after="120"/>
      <w:jc w:val="left"/>
    </w:pPr>
    <w:rPr>
      <w:rFonts w:ascii="Calibri" w:hAnsi="Calibri" w:eastAsia="Calibri" w:cs="Times New Roman"/>
      <w:color w:val="000000"/>
      <w:kern w:val="0"/>
      <w:sz w:val="24"/>
      <w:szCs w:val="22"/>
      <w:lang w:val="en-AU" w:eastAsia="en-AU" w:bidi="ar-SA"/>
    </w:rPr>
  </w:style>
  <w:style w:type="paragraph" w:styleId="Heading1">
    <w:name w:val="Heading 1"/>
    <w:next w:val="BodyText"/>
    <w:link w:val="Heading1Char"/>
    <w:uiPriority w:val="1"/>
    <w:qFormat/>
    <w:rsid w:val="00ed3e2c"/>
    <w:pPr>
      <w:keepNext w:val="true"/>
      <w:keepLines/>
      <w:widowControl/>
      <w:suppressAutoHyphens w:val="true"/>
      <w:bidi w:val="0"/>
      <w:spacing w:before="360" w:after="60"/>
      <w:jc w:val="left"/>
      <w:outlineLvl w:val="0"/>
    </w:pPr>
    <w:rPr>
      <w:rFonts w:ascii="Calibri" w:hAnsi="Calibri" w:eastAsia="Calibri" w:cs="Arial"/>
      <w:bCs/>
      <w:color w:themeColor="accent3" w:val="757579"/>
      <w:kern w:val="2"/>
      <w:sz w:val="48"/>
      <w:szCs w:val="48"/>
      <w:lang w:val="en-AU" w:eastAsia="en-AU" w:bidi="ar-SA"/>
    </w:rPr>
  </w:style>
  <w:style w:type="paragraph" w:styleId="Heading2">
    <w:name w:val="Heading 2"/>
    <w:next w:val="BodyText"/>
    <w:link w:val="Heading2Char"/>
    <w:uiPriority w:val="1"/>
    <w:qFormat/>
    <w:rsid w:val="008563f4"/>
    <w:pPr>
      <w:keepNext w:val="true"/>
      <w:keepLines/>
      <w:widowControl/>
      <w:suppressAutoHyphens w:val="true"/>
      <w:bidi w:val="0"/>
      <w:spacing w:before="240" w:after="120"/>
      <w:jc w:val="left"/>
      <w:outlineLvl w:val="1"/>
    </w:pPr>
    <w:rPr>
      <w:rFonts w:ascii="Calibri" w:hAnsi="Calibri" w:eastAsia="Calibri" w:cs="Arial"/>
      <w:bCs/>
      <w:iCs/>
      <w:color w:themeColor="accent2" w:val="001D34"/>
      <w:kern w:val="0"/>
      <w:sz w:val="28"/>
      <w:szCs w:val="32"/>
      <w:lang w:val="en-AU" w:eastAsia="en-AU" w:bidi="ar-SA"/>
    </w:rPr>
  </w:style>
  <w:style w:type="paragraph" w:styleId="Heading3">
    <w:name w:val="Heading 3"/>
    <w:next w:val="BodyText"/>
    <w:link w:val="Heading3Char"/>
    <w:uiPriority w:val="1"/>
    <w:qFormat/>
    <w:rsid w:val="008563f4"/>
    <w:pPr>
      <w:keepNext w:val="true"/>
      <w:keepLines/>
      <w:widowControl/>
      <w:suppressAutoHyphens w:val="true"/>
      <w:bidi w:val="0"/>
      <w:spacing w:before="180" w:after="60"/>
      <w:jc w:val="left"/>
      <w:outlineLvl w:val="2"/>
    </w:pPr>
    <w:rPr>
      <w:rFonts w:ascii="Calibri" w:hAnsi="Calibri" w:eastAsia="Calibri" w:cs="Arial"/>
      <w:b/>
      <w:bCs/>
      <w:color w:val="auto"/>
      <w:kern w:val="0"/>
      <w:sz w:val="24"/>
      <w:szCs w:val="26"/>
      <w:lang w:val="en-AU" w:eastAsia="en-AU" w:bidi="ar-SA"/>
    </w:rPr>
  </w:style>
  <w:style w:type="paragraph" w:styleId="Heading4">
    <w:name w:val="Heading 4"/>
    <w:next w:val="BodyText"/>
    <w:link w:val="Heading4Char"/>
    <w:uiPriority w:val="1"/>
    <w:qFormat/>
    <w:rsid w:val="005f25ea"/>
    <w:pPr>
      <w:keepNext w:val="true"/>
      <w:keepLines/>
      <w:widowControl/>
      <w:suppressAutoHyphens w:val="true"/>
      <w:bidi w:val="0"/>
      <w:spacing w:before="200" w:after="0"/>
      <w:jc w:val="left"/>
      <w:outlineLvl w:val="3"/>
    </w:pPr>
    <w:rPr>
      <w:rFonts w:ascii="Calibri" w:hAnsi="Calibri" w:eastAsia="" w:cs="" w:asciiTheme="majorHAnsi" w:cstheme="majorBidi" w:eastAsiaTheme="majorEastAsia" w:hAnsiTheme="majorHAnsi"/>
      <w:b/>
      <w:bCs/>
      <w:iCs/>
      <w:color w:themeColor="accent3" w:val="757579"/>
      <w:kern w:val="0"/>
      <w:sz w:val="22"/>
      <w:szCs w:val="22"/>
      <w:lang w:val="en-AU" w:eastAsia="en-AU"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qFormat/>
    <w:rsid w:val="00155c4d"/>
    <w:rPr>
      <w:color w:themeColor="accent3" w:val="757579"/>
      <w:u w:val="single"/>
    </w:rPr>
  </w:style>
  <w:style w:type="character" w:styleId="Heading1Char" w:customStyle="1">
    <w:name w:val="Heading 1 Char"/>
    <w:basedOn w:val="DefaultParagraphFont"/>
    <w:link w:val="Heading1"/>
    <w:uiPriority w:val="1"/>
    <w:qFormat/>
    <w:locked/>
    <w:rsid w:val="00ed3e2c"/>
    <w:rPr>
      <w:rFonts w:ascii="Calibri" w:hAnsi="Calibri" w:eastAsia="Calibri" w:cs="Arial"/>
      <w:bCs/>
      <w:color w:themeColor="accent3" w:val="757579"/>
      <w:kern w:val="2"/>
      <w:sz w:val="48"/>
      <w:szCs w:val="48"/>
    </w:rPr>
  </w:style>
  <w:style w:type="character" w:styleId="Heading2Char" w:customStyle="1">
    <w:name w:val="Heading 2 Char"/>
    <w:basedOn w:val="DefaultParagraphFont"/>
    <w:link w:val="Heading2"/>
    <w:uiPriority w:val="1"/>
    <w:qFormat/>
    <w:locked/>
    <w:rsid w:val="008563f4"/>
    <w:rPr>
      <w:rFonts w:ascii="Calibri" w:hAnsi="Calibri" w:eastAsia="Calibri" w:cs="Arial"/>
      <w:bCs/>
      <w:iCs/>
      <w:color w:themeColor="accent2" w:val="001D34"/>
      <w:sz w:val="28"/>
      <w:szCs w:val="32"/>
    </w:rPr>
  </w:style>
  <w:style w:type="character" w:styleId="Heading3Char" w:customStyle="1">
    <w:name w:val="Heading 3 Char"/>
    <w:basedOn w:val="DefaultParagraphFont"/>
    <w:link w:val="Heading3"/>
    <w:uiPriority w:val="1"/>
    <w:qFormat/>
    <w:locked/>
    <w:rsid w:val="008563f4"/>
    <w:rPr>
      <w:rFonts w:ascii="Calibri" w:hAnsi="Calibri" w:eastAsia="Calibri" w:cs="Arial"/>
      <w:b/>
      <w:bCs/>
      <w:sz w:val="24"/>
      <w:szCs w:val="26"/>
    </w:rPr>
  </w:style>
  <w:style w:type="character" w:styleId="BodyTextChar" w:customStyle="1">
    <w:name w:val="Body Text Char"/>
    <w:basedOn w:val="DefaultParagraphFont"/>
    <w:qFormat/>
    <w:rsid w:val="008563f4"/>
    <w:rPr>
      <w:rFonts w:ascii="Calibri" w:hAnsi="Calibri" w:eastAsia="Calibri"/>
      <w:color w:val="000000"/>
      <w:szCs w:val="22"/>
    </w:rPr>
  </w:style>
  <w:style w:type="character" w:styleId="Italics" w:customStyle="1">
    <w:name w:val="Italics"/>
    <w:basedOn w:val="DefaultParagraphFont"/>
    <w:uiPriority w:val="3"/>
    <w:qFormat/>
    <w:rsid w:val="00332c06"/>
    <w:rPr>
      <w:i/>
    </w:rPr>
  </w:style>
  <w:style w:type="character" w:styleId="BalloonTextChar" w:customStyle="1">
    <w:name w:val="Balloon Text Char"/>
    <w:basedOn w:val="DefaultParagraphFont"/>
    <w:link w:val="BalloonText"/>
    <w:qFormat/>
    <w:rsid w:val="00332c06"/>
    <w:rPr>
      <w:rFonts w:ascii="Tahoma" w:hAnsi="Tahoma" w:eastAsia="Calibri" w:cs="Tahoma"/>
      <w:color w:val="000000"/>
      <w:sz w:val="16"/>
      <w:szCs w:val="16"/>
    </w:rPr>
  </w:style>
  <w:style w:type="character" w:styleId="Heading4Char" w:customStyle="1">
    <w:name w:val="Heading 4 Char"/>
    <w:basedOn w:val="DefaultParagraphFont"/>
    <w:link w:val="Heading4"/>
    <w:uiPriority w:val="1"/>
    <w:qFormat/>
    <w:rsid w:val="005f25ea"/>
    <w:rPr>
      <w:rFonts w:ascii="Calibri" w:hAnsi="Calibri" w:eastAsia="" w:cs="" w:asciiTheme="majorHAnsi" w:cstheme="majorBidi" w:eastAsiaTheme="majorEastAsia" w:hAnsiTheme="majorHAnsi"/>
      <w:b/>
      <w:bCs/>
      <w:iCs/>
      <w:color w:themeColor="accent3" w:val="757579"/>
      <w:sz w:val="22"/>
      <w:szCs w:val="22"/>
    </w:rPr>
  </w:style>
  <w:style w:type="character" w:styleId="FooterChar" w:customStyle="1">
    <w:name w:val="Footer Char"/>
    <w:basedOn w:val="DefaultParagraphFont"/>
    <w:link w:val="Footer"/>
    <w:uiPriority w:val="99"/>
    <w:qFormat/>
    <w:locked/>
    <w:rsid w:val="00542a59"/>
    <w:rPr>
      <w:rFonts w:ascii="Calibri" w:hAnsi="Calibri" w:eastAsia="Calibri"/>
      <w:color w:themeColor="accent3" w:val="757579"/>
      <w:sz w:val="18"/>
      <w:szCs w:val="18"/>
    </w:rPr>
  </w:style>
  <w:style w:type="character" w:styleId="PageNumber">
    <w:name w:val="Page Number"/>
    <w:basedOn w:val="DefaultParagraphFont"/>
    <w:uiPriority w:val="99"/>
    <w:rsid w:val="006246c0"/>
    <w:rPr>
      <w:rFonts w:ascii="Calibri" w:hAnsi="Calibri" w:cs="Times New Roman"/>
      <w:sz w:val="16"/>
    </w:rPr>
  </w:style>
  <w:style w:type="character" w:styleId="BackCoverContactBold" w:customStyle="1">
    <w:name w:val="BackCover ContactBold"/>
    <w:basedOn w:val="DefaultParagraphFont"/>
    <w:uiPriority w:val="18"/>
    <w:qFormat/>
    <w:rsid w:val="001b2e70"/>
    <w:rPr>
      <w:b/>
    </w:rPr>
  </w:style>
  <w:style w:type="character" w:styleId="annotationreference">
    <w:name w:val="annotation reference"/>
    <w:basedOn w:val="DefaultParagraphFont"/>
    <w:semiHidden/>
    <w:unhideWhenUsed/>
    <w:qFormat/>
    <w:rsid w:val="006c41d1"/>
    <w:rPr>
      <w:sz w:val="16"/>
      <w:szCs w:val="16"/>
    </w:rPr>
  </w:style>
  <w:style w:type="character" w:styleId="CommentTextChar" w:customStyle="1">
    <w:name w:val="Comment Text Char"/>
    <w:basedOn w:val="DefaultParagraphFont"/>
    <w:link w:val="AnnotationText"/>
    <w:semiHidden/>
    <w:qFormat/>
    <w:rsid w:val="006c41d1"/>
    <w:rPr>
      <w:rFonts w:ascii="Calibri" w:hAnsi="Calibri" w:eastAsia="Calibri"/>
      <w:color w:val="000000"/>
    </w:rPr>
  </w:style>
  <w:style w:type="character" w:styleId="CommentSubjectChar" w:customStyle="1">
    <w:name w:val="Comment Subject Char"/>
    <w:basedOn w:val="CommentTextChar"/>
    <w:link w:val="annotationsubject"/>
    <w:semiHidden/>
    <w:qFormat/>
    <w:rsid w:val="006c41d1"/>
    <w:rPr>
      <w:rFonts w:ascii="Calibri" w:hAnsi="Calibri" w:eastAsia="Calibri"/>
      <w:b/>
      <w:bCs/>
      <w:color w:val="00000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link w:val="BodyTextChar"/>
    <w:qFormat/>
    <w:rsid w:val="008563f4"/>
    <w:pPr>
      <w:widowControl/>
      <w:suppressAutoHyphens w:val="true"/>
      <w:bidi w:val="0"/>
      <w:spacing w:lineRule="auto" w:line="264" w:before="60" w:after="60"/>
      <w:jc w:val="left"/>
    </w:pPr>
    <w:rPr>
      <w:rFonts w:ascii="Calibri" w:hAnsi="Calibri" w:eastAsia="Calibri" w:cs="Times New Roman"/>
      <w:color w:val="000000"/>
      <w:kern w:val="0"/>
      <w:sz w:val="20"/>
      <w:szCs w:val="22"/>
      <w:lang w:val="en-AU" w:eastAsia="en-AU" w:bidi="ar-SA"/>
    </w:rPr>
  </w:style>
  <w:style w:type="paragraph" w:styleId="List">
    <w:name w:val="List"/>
    <w:basedOn w:val="BodyText"/>
    <w:pPr/>
    <w:rPr>
      <w:rFonts w:cs="Noto Sans Devanagari"/>
    </w:rPr>
  </w:style>
  <w:style w:type="paragraph" w:styleId="Caption">
    <w:name w:val="Caption"/>
    <w:basedOn w:val="BodyText"/>
    <w:next w:val="BodyText"/>
    <w:uiPriority w:val="4"/>
    <w:qFormat/>
    <w:rsid w:val="00052490"/>
    <w:pPr>
      <w:keepLines/>
      <w:spacing w:lineRule="auto" w:line="240" w:before="0" w:after="240"/>
    </w:pPr>
    <w:rPr>
      <w:b/>
      <w:bCs/>
      <w:color w:themeColor="accent3" w:val="757579"/>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rsid w:val="00b42bd6"/>
    <w:pPr>
      <w:tabs>
        <w:tab w:val="clear" w:pos="720"/>
        <w:tab w:val="center" w:pos="4153" w:leader="none"/>
        <w:tab w:val="right" w:pos="8306" w:leader="none"/>
      </w:tabs>
    </w:pPr>
    <w:rPr>
      <w:b/>
      <w:caps/>
      <w:color w:val="FFFFFF"/>
      <w:spacing w:val="16"/>
    </w:rPr>
  </w:style>
  <w:style w:type="paragraph" w:styleId="Footer">
    <w:name w:val="Footer"/>
    <w:basedOn w:val="Normal"/>
    <w:link w:val="FooterChar"/>
    <w:uiPriority w:val="99"/>
    <w:qFormat/>
    <w:rsid w:val="00542a59"/>
    <w:pPr>
      <w:tabs>
        <w:tab w:val="clear" w:pos="720"/>
        <w:tab w:val="center" w:pos="4153" w:leader="none"/>
        <w:tab w:val="right" w:pos="8306" w:leader="none"/>
      </w:tabs>
    </w:pPr>
    <w:rPr>
      <w:color w:themeColor="accent3" w:val="757579"/>
      <w:sz w:val="18"/>
      <w:szCs w:val="18"/>
    </w:rPr>
  </w:style>
  <w:style w:type="paragraph" w:styleId="Headerurl" w:customStyle="1">
    <w:name w:val="Header url"/>
    <w:basedOn w:val="Header"/>
    <w:qFormat/>
    <w:rsid w:val="003c3fd1"/>
    <w:pPr/>
    <w:rPr>
      <w:caps w:val="false"/>
      <w:smallCaps w:val="false"/>
      <w:color w:val="00313C"/>
    </w:rPr>
  </w:style>
  <w:style w:type="paragraph" w:styleId="address" w:customStyle="1">
    <w:name w:val="address"/>
    <w:basedOn w:val="Normal"/>
    <w:qFormat/>
    <w:rsid w:val="000f3130"/>
    <w:pPr>
      <w:tabs>
        <w:tab w:val="clear" w:pos="720"/>
        <w:tab w:val="left" w:pos="284" w:leader="none"/>
      </w:tabs>
      <w:spacing w:lineRule="atLeast" w:line="220"/>
      <w:textAlignment w:val="center"/>
    </w:pPr>
    <w:rPr>
      <w:rFonts w:eastAsia="MS Mincho" w:cs="GillSans Light"/>
      <w:sz w:val="16"/>
      <w:szCs w:val="15"/>
      <w:lang w:val="en-GB" w:eastAsia="ja-JP"/>
    </w:rPr>
  </w:style>
  <w:style w:type="paragraph" w:styleId="instructions" w:customStyle="1">
    <w:name w:val="instructions"/>
    <w:basedOn w:val="Normal"/>
    <w:qFormat/>
    <w:rsid w:val="00c86e28"/>
    <w:pPr/>
    <w:rPr>
      <w:rFonts w:cs="Arial"/>
      <w:color w:val="FF0000"/>
      <w:sz w:val="18"/>
      <w:szCs w:val="20"/>
    </w:rPr>
  </w:style>
  <w:style w:type="paragraph" w:styleId="BusinessUnitName" w:customStyle="1">
    <w:name w:val="Business Unit Name"/>
    <w:qFormat/>
    <w:rsid w:val="00ee3c2e"/>
    <w:pPr>
      <w:widowControl/>
      <w:suppressAutoHyphens w:val="true"/>
      <w:bidi w:val="0"/>
      <w:spacing w:before="0" w:after="0"/>
      <w:jc w:val="left"/>
    </w:pPr>
    <w:rPr>
      <w:rFonts w:ascii="Calibri" w:hAnsi="Calibri" w:eastAsia="Times New Roman" w:cs="Times New Roman"/>
      <w:b/>
      <w:caps/>
      <w:color w:val="FFFFFF"/>
      <w:spacing w:val="16"/>
      <w:kern w:val="0"/>
      <w:sz w:val="22"/>
      <w:szCs w:val="24"/>
      <w:lang w:val="en-AU" w:eastAsia="en-US" w:bidi="ar-SA"/>
    </w:rPr>
  </w:style>
  <w:style w:type="paragraph" w:styleId="ListBullet">
    <w:name w:val="List Bullet"/>
    <w:basedOn w:val="BodyText"/>
    <w:uiPriority w:val="2"/>
    <w:qFormat/>
    <w:rsid w:val="00c41c18"/>
    <w:pPr>
      <w:numPr>
        <w:ilvl w:val="0"/>
        <w:numId w:val="1"/>
      </w:numPr>
      <w:tabs>
        <w:tab w:val="clear" w:pos="720"/>
        <w:tab w:val="left" w:pos="397" w:leader="none"/>
      </w:tabs>
      <w:spacing w:before="0" w:after="140"/>
      <w:ind w:hanging="198" w:left="198"/>
      <w:contextualSpacing/>
    </w:pPr>
    <w:rPr/>
  </w:style>
  <w:style w:type="paragraph" w:styleId="ListNumber">
    <w:name w:val="List Number"/>
    <w:basedOn w:val="BodyText"/>
    <w:uiPriority w:val="2"/>
    <w:qFormat/>
    <w:rsid w:val="00c41c18"/>
    <w:pPr>
      <w:numPr>
        <w:ilvl w:val="0"/>
        <w:numId w:val="3"/>
      </w:numPr>
      <w:tabs>
        <w:tab w:val="clear" w:pos="720"/>
        <w:tab w:val="left" w:pos="397" w:leader="none"/>
      </w:tabs>
      <w:spacing w:before="0" w:after="140"/>
      <w:ind w:hanging="397" w:left="397"/>
      <w:contextualSpacing/>
    </w:pPr>
    <w:rPr/>
  </w:style>
  <w:style w:type="paragraph" w:styleId="ListBullet2">
    <w:name w:val="List Bullet 2"/>
    <w:basedOn w:val="ListBullet"/>
    <w:uiPriority w:val="2"/>
    <w:qFormat/>
    <w:rsid w:val="00c41c18"/>
    <w:pPr>
      <w:tabs>
        <w:tab w:val="clear" w:pos="397"/>
        <w:tab w:val="left" w:pos="794" w:leader="none"/>
      </w:tabs>
      <w:ind w:hanging="227" w:left="454"/>
    </w:pPr>
    <w:rPr/>
  </w:style>
  <w:style w:type="paragraph" w:styleId="ListBullet3">
    <w:name w:val="List Bullet 3"/>
    <w:basedOn w:val="ListBullet2"/>
    <w:uiPriority w:val="2"/>
    <w:rsid w:val="00c41c18"/>
    <w:pPr>
      <w:numPr>
        <w:ilvl w:val="0"/>
        <w:numId w:val="4"/>
      </w:numPr>
      <w:tabs>
        <w:tab w:val="clear" w:pos="794"/>
        <w:tab w:val="left" w:pos="851" w:leader="none"/>
      </w:tabs>
      <w:ind w:hanging="227" w:left="681"/>
    </w:pPr>
    <w:rPr/>
  </w:style>
  <w:style w:type="paragraph" w:styleId="FigureTableSource" w:customStyle="1">
    <w:name w:val="Figure/Table Source"/>
    <w:basedOn w:val="BodyText"/>
    <w:next w:val="BodyText"/>
    <w:uiPriority w:val="4"/>
    <w:qFormat/>
    <w:rsid w:val="00332c06"/>
    <w:pPr>
      <w:tabs>
        <w:tab w:val="clear" w:pos="720"/>
        <w:tab w:val="left" w:pos="539" w:leader="none"/>
      </w:tabs>
      <w:spacing w:lineRule="atLeast" w:line="180" w:before="0" w:after="240"/>
    </w:pPr>
    <w:rPr>
      <w:sz w:val="16"/>
      <w:szCs w:val="20"/>
    </w:rPr>
  </w:style>
  <w:style w:type="paragraph" w:styleId="TableText" w:customStyle="1">
    <w:name w:val="TableText"/>
    <w:basedOn w:val="Normal"/>
    <w:uiPriority w:val="5"/>
    <w:qFormat/>
    <w:rsid w:val="00332c06"/>
    <w:pPr>
      <w:spacing w:before="60" w:after="60"/>
    </w:pPr>
    <w:rPr>
      <w:sz w:val="18"/>
    </w:rPr>
  </w:style>
  <w:style w:type="paragraph" w:styleId="TableBullet" w:customStyle="1">
    <w:name w:val="TableBullet"/>
    <w:basedOn w:val="TableText"/>
    <w:next w:val="TableText"/>
    <w:uiPriority w:val="5"/>
    <w:qFormat/>
    <w:rsid w:val="00332c06"/>
    <w:pPr>
      <w:numPr>
        <w:ilvl w:val="0"/>
        <w:numId w:val="2"/>
      </w:numPr>
    </w:pPr>
    <w:rPr/>
  </w:style>
  <w:style w:type="paragraph" w:styleId="RowHeading" w:customStyle="1">
    <w:name w:val="RowHeading"/>
    <w:basedOn w:val="TableText"/>
    <w:next w:val="TableText"/>
    <w:uiPriority w:val="5"/>
    <w:qFormat/>
    <w:rsid w:val="00332c06"/>
    <w:pPr/>
    <w:rPr>
      <w:b/>
      <w:color w:val="auto"/>
    </w:rPr>
  </w:style>
  <w:style w:type="paragraph" w:styleId="ColumnHeading" w:customStyle="1">
    <w:name w:val="ColumnHeading"/>
    <w:basedOn w:val="TableText"/>
    <w:uiPriority w:val="5"/>
    <w:qFormat/>
    <w:rsid w:val="00332c06"/>
    <w:pPr>
      <w:spacing w:lineRule="atLeast" w:line="180" w:before="60" w:after="0"/>
    </w:pPr>
    <w:rPr>
      <w:b/>
      <w:caps/>
      <w:color w:val="FFFFFF"/>
      <w:sz w:val="16"/>
    </w:rPr>
  </w:style>
  <w:style w:type="paragraph" w:styleId="ListNumber3">
    <w:name w:val="List Number 3"/>
    <w:basedOn w:val="ListNumber2"/>
    <w:uiPriority w:val="2"/>
    <w:rsid w:val="00e31e1b"/>
    <w:pPr>
      <w:numPr>
        <w:ilvl w:val="0"/>
        <w:numId w:val="5"/>
      </w:numPr>
      <w:tabs>
        <w:tab w:val="clear" w:pos="397"/>
        <w:tab w:val="clear" w:pos="794"/>
      </w:tabs>
      <w:ind w:hanging="284" w:left="1021"/>
    </w:pPr>
    <w:rPr/>
  </w:style>
  <w:style w:type="paragraph" w:styleId="ListNumber2">
    <w:name w:val="List Number 2"/>
    <w:basedOn w:val="ListNumber"/>
    <w:uiPriority w:val="2"/>
    <w:qFormat/>
    <w:rsid w:val="00e31e1b"/>
    <w:pPr>
      <w:numPr>
        <w:ilvl w:val="0"/>
        <w:numId w:val="6"/>
      </w:numPr>
      <w:tabs>
        <w:tab w:val="left" w:pos="397" w:leader="none"/>
        <w:tab w:val="left" w:pos="794" w:leader="none"/>
      </w:tabs>
      <w:ind w:hanging="340" w:left="737"/>
    </w:pPr>
    <w:rPr/>
  </w:style>
  <w:style w:type="paragraph" w:styleId="Equation" w:customStyle="1">
    <w:name w:val="Equation"/>
    <w:basedOn w:val="BodyText"/>
    <w:next w:val="BodyText"/>
    <w:uiPriority w:val="7"/>
    <w:qFormat/>
    <w:rsid w:val="00332c06"/>
    <w:pPr>
      <w:tabs>
        <w:tab w:val="clear" w:pos="720"/>
        <w:tab w:val="right" w:pos="9639" w:leader="none"/>
      </w:tabs>
      <w:spacing w:before="240" w:after="240"/>
      <w:ind w:left="567"/>
    </w:pPr>
    <w:rPr>
      <w:rFonts w:ascii="Calibri" w:hAnsi="Calibri" w:eastAsia="Times New Roman" w:asciiTheme="minorHAnsi" w:hAnsiTheme="minorHAnsi"/>
      <w:color w:val="auto"/>
      <w:szCs w:val="24"/>
      <w:lang w:eastAsia="en-US"/>
    </w:rPr>
  </w:style>
  <w:style w:type="paragraph" w:styleId="CaptionNote" w:customStyle="1">
    <w:name w:val="Caption Note"/>
    <w:basedOn w:val="Caption"/>
    <w:next w:val="BodyText"/>
    <w:uiPriority w:val="4"/>
    <w:qFormat/>
    <w:rsid w:val="00332c06"/>
    <w:pPr>
      <w:spacing w:before="0" w:after="240"/>
    </w:pPr>
    <w:rPr/>
  </w:style>
  <w:style w:type="paragraph" w:styleId="BalloonText">
    <w:name w:val="Balloon Text"/>
    <w:basedOn w:val="Normal"/>
    <w:link w:val="BalloonTextChar"/>
    <w:qFormat/>
    <w:rsid w:val="00332c06"/>
    <w:pPr>
      <w:spacing w:before="120" w:after="0"/>
    </w:pPr>
    <w:rPr>
      <w:rFonts w:ascii="Tahoma" w:hAnsi="Tahoma" w:cs="Tahoma"/>
      <w:sz w:val="16"/>
      <w:szCs w:val="16"/>
    </w:rPr>
  </w:style>
  <w:style w:type="paragraph" w:styleId="ListParagraph">
    <w:name w:val="List Paragraph"/>
    <w:basedOn w:val="Normal"/>
    <w:uiPriority w:val="34"/>
    <w:qFormat/>
    <w:rsid w:val="0082654c"/>
    <w:pPr>
      <w:spacing w:before="120" w:after="120"/>
      <w:ind w:left="720"/>
      <w:contextualSpacing/>
    </w:pPr>
    <w:rPr/>
  </w:style>
  <w:style w:type="paragraph" w:styleId="Boxedheading" w:customStyle="1">
    <w:name w:val="Boxed heading"/>
    <w:uiPriority w:val="19"/>
    <w:qFormat/>
    <w:rsid w:val="0026021b"/>
    <w:pPr>
      <w:widowControl/>
      <w:pBdr>
        <w:top w:val="single" w:sz="4" w:space="10" w:color="FFFFFF" w:themeColor="light1"/>
        <w:left w:val="single" w:sz="4" w:space="10" w:color="FFFFFF" w:themeColor="light1"/>
        <w:bottom w:val="single" w:sz="4" w:space="10" w:color="FFFFFF" w:themeColor="light1"/>
        <w:right w:val="single" w:sz="4" w:space="10" w:color="FFFFFF" w:themeColor="light1"/>
      </w:pBdr>
      <w:shd w:val="clear" w:color="auto" w:fill="DADBDC"/>
      <w:suppressAutoHyphens w:val="true"/>
      <w:bidi w:val="0"/>
      <w:spacing w:before="360" w:after="240"/>
      <w:ind w:left="227" w:right="227"/>
      <w:jc w:val="left"/>
    </w:pPr>
    <w:rPr>
      <w:rFonts w:ascii="Calibri" w:hAnsi="Calibri" w:eastAsia="Calibri" w:cs="Times New Roman"/>
      <w:b/>
      <w:color w:val="auto"/>
      <w:kern w:val="0"/>
      <w:sz w:val="24"/>
      <w:szCs w:val="28"/>
      <w:lang w:val="en-AU" w:eastAsia="en-AU" w:bidi="ar-SA"/>
    </w:rPr>
  </w:style>
  <w:style w:type="paragraph" w:styleId="Boxedtext" w:customStyle="1">
    <w:name w:val="Boxed text"/>
    <w:uiPriority w:val="19"/>
    <w:qFormat/>
    <w:rsid w:val="0026021b"/>
    <w:pPr>
      <w:widowControl/>
      <w:pBdr>
        <w:top w:val="single" w:sz="4" w:space="10" w:color="FFFFFF" w:themeColor="light1"/>
        <w:left w:val="single" w:sz="4" w:space="10" w:color="FFFFFF" w:themeColor="light1"/>
        <w:bottom w:val="single" w:sz="4" w:space="10" w:color="FFFFFF" w:themeColor="light1"/>
        <w:right w:val="single" w:sz="4" w:space="10" w:color="FFFFFF" w:themeColor="light1"/>
      </w:pBdr>
      <w:shd w:val="clear" w:color="auto" w:fill="DADBDC"/>
      <w:suppressAutoHyphens w:val="true"/>
      <w:bidi w:val="0"/>
      <w:spacing w:before="180" w:after="180"/>
      <w:ind w:left="227" w:right="227"/>
      <w:jc w:val="left"/>
    </w:pPr>
    <w:rPr>
      <w:rFonts w:ascii="Calibri" w:hAnsi="Calibri" w:eastAsia="Calibri" w:cs="Times New Roman"/>
      <w:color w:val="000000"/>
      <w:kern w:val="0"/>
      <w:sz w:val="20"/>
      <w:szCs w:val="24"/>
      <w:lang w:val="en-AU" w:eastAsia="en-AU" w:bidi="ar-SA"/>
    </w:rPr>
  </w:style>
  <w:style w:type="paragraph" w:styleId="FactsheetDate" w:customStyle="1">
    <w:name w:val="Factsheet Date"/>
    <w:basedOn w:val="BodyText"/>
    <w:uiPriority w:val="8"/>
    <w:qFormat/>
    <w:rsid w:val="00e761f4"/>
    <w:pPr>
      <w:pBdr>
        <w:bottom w:val="single" w:sz="4" w:space="4" w:color="001D34" w:themeColor="accent2"/>
      </w:pBdr>
      <w:spacing w:lineRule="auto" w:line="240" w:before="0" w:after="360"/>
    </w:pPr>
    <w:rPr>
      <w:b/>
    </w:rPr>
  </w:style>
  <w:style w:type="paragraph" w:styleId="Factsheetintroduction" w:customStyle="1">
    <w:name w:val="Factsheet introduction"/>
    <w:next w:val="BodyText"/>
    <w:uiPriority w:val="8"/>
    <w:qFormat/>
    <w:rsid w:val="00ff1612"/>
    <w:pPr>
      <w:widowControl/>
      <w:suppressAutoHyphens w:val="true"/>
      <w:bidi w:val="0"/>
      <w:spacing w:before="240" w:after="480"/>
      <w:jc w:val="left"/>
    </w:pPr>
    <w:rPr>
      <w:rFonts w:ascii="Calibri" w:hAnsi="Calibri" w:eastAsia="Calibri" w:cs="Arial"/>
      <w:bCs/>
      <w:iCs/>
      <w:color w:themeColor="accent2" w:val="001D34"/>
      <w:kern w:val="0"/>
      <w:sz w:val="28"/>
      <w:szCs w:val="32"/>
      <w:lang w:val="en-AU" w:eastAsia="en-AU" w:bidi="ar-SA"/>
    </w:rPr>
  </w:style>
  <w:style w:type="paragraph" w:styleId="BackCoverContactHeading" w:customStyle="1">
    <w:name w:val="BackCover ContactHeading"/>
    <w:next w:val="BackCoverContactDetails"/>
    <w:uiPriority w:val="18"/>
    <w:qFormat/>
    <w:rsid w:val="00ff1612"/>
    <w:pPr>
      <w:widowControl/>
      <w:suppressAutoHyphens w:val="true"/>
      <w:bidi w:val="0"/>
      <w:spacing w:before="0" w:after="60"/>
      <w:jc w:val="left"/>
    </w:pPr>
    <w:rPr>
      <w:rFonts w:ascii="Calibri" w:hAnsi="Calibri" w:eastAsia="Calibri" w:cs="Times New Roman"/>
      <w:b/>
      <w:color w:val="auto"/>
      <w:kern w:val="0"/>
      <w:sz w:val="18"/>
      <w:szCs w:val="20"/>
      <w:lang w:val="en-AU" w:eastAsia="en-AU" w:bidi="ar-SA"/>
    </w:rPr>
  </w:style>
  <w:style w:type="paragraph" w:styleId="BackCoverContactDetails" w:customStyle="1">
    <w:name w:val="BackCover ContactDetails"/>
    <w:uiPriority w:val="18"/>
    <w:qFormat/>
    <w:rsid w:val="00e91738"/>
    <w:pPr>
      <w:widowControl/>
      <w:tabs>
        <w:tab w:val="clear" w:pos="720"/>
        <w:tab w:val="left" w:pos="199" w:leader="none"/>
      </w:tabs>
      <w:suppressAutoHyphens w:val="true"/>
      <w:bidi w:val="0"/>
      <w:spacing w:before="0" w:after="0"/>
      <w:jc w:val="left"/>
    </w:pPr>
    <w:rPr>
      <w:rFonts w:ascii="Calibri" w:hAnsi="Calibri" w:eastAsia="Calibri" w:cs="Times New Roman"/>
      <w:color w:val="auto"/>
      <w:kern w:val="0"/>
      <w:sz w:val="18"/>
      <w:szCs w:val="22"/>
      <w:lang w:val="en-AU" w:eastAsia="en-AU" w:bidi="ar-SA"/>
    </w:rPr>
  </w:style>
  <w:style w:type="paragraph" w:styleId="AppendixHeading1base" w:customStyle="1">
    <w:name w:val="Appendix Heading 1 base"/>
    <w:uiPriority w:val="20"/>
    <w:semiHidden/>
    <w:qFormat/>
    <w:rsid w:val="00e82209"/>
    <w:pPr>
      <w:keepNext w:val="true"/>
      <w:pageBreakBefore/>
      <w:widowControl/>
      <w:numPr>
        <w:ilvl w:val="0"/>
        <w:numId w:val="7"/>
      </w:numPr>
      <w:tabs>
        <w:tab w:val="clear" w:pos="720"/>
        <w:tab w:val="left" w:pos="2268" w:leader="none"/>
      </w:tabs>
      <w:suppressAutoHyphens w:val="true"/>
      <w:bidi w:val="0"/>
      <w:spacing w:before="0" w:after="0"/>
      <w:jc w:val="left"/>
    </w:pPr>
    <w:rPr>
      <w:rFonts w:ascii="Calibri" w:hAnsi="Calibri" w:eastAsia="" w:cs="" w:cstheme="majorBidi" w:eastAsiaTheme="majorEastAsia"/>
      <w:b/>
      <w:bCs/>
      <w:color w:themeColor="accent1" w:val="00A9CE"/>
      <w:kern w:val="0"/>
      <w:sz w:val="44"/>
      <w:szCs w:val="28"/>
      <w:lang w:val="en-AU" w:eastAsia="en-AU" w:bidi="ar-SA"/>
    </w:rPr>
  </w:style>
  <w:style w:type="paragraph" w:styleId="AppendixHeading2" w:customStyle="1">
    <w:name w:val="Appendix Heading 2"/>
    <w:basedOn w:val="Heading2"/>
    <w:next w:val="BodyText"/>
    <w:uiPriority w:val="11"/>
    <w:qFormat/>
    <w:rsid w:val="00e82209"/>
    <w:pPr>
      <w:numPr>
        <w:ilvl w:val="1"/>
        <w:numId w:val="7"/>
      </w:numPr>
      <w:tabs>
        <w:tab w:val="clear" w:pos="720"/>
        <w:tab w:val="left" w:pos="1134" w:leader="none"/>
      </w:tabs>
      <w:spacing w:before="360" w:after="240"/>
      <w:ind w:hanging="1134" w:left="1134"/>
    </w:pPr>
    <w:rPr>
      <w:rFonts w:eastAsia="" w:cs="" w:cstheme="majorBidi" w:eastAsiaTheme="majorEastAsia"/>
      <w:iCs w:val="false"/>
      <w:sz w:val="32"/>
      <w:szCs w:val="26"/>
    </w:rPr>
  </w:style>
  <w:style w:type="paragraph" w:styleId="AppendixHeading3" w:customStyle="1">
    <w:name w:val="Appendix Heading 3"/>
    <w:basedOn w:val="Heading3"/>
    <w:next w:val="BodyText"/>
    <w:uiPriority w:val="11"/>
    <w:qFormat/>
    <w:rsid w:val="00e82209"/>
    <w:pPr>
      <w:numPr>
        <w:ilvl w:val="2"/>
        <w:numId w:val="7"/>
      </w:numPr>
      <w:tabs>
        <w:tab w:val="clear" w:pos="720"/>
        <w:tab w:val="left" w:pos="1134" w:leader="none"/>
      </w:tabs>
      <w:spacing w:before="360" w:after="240"/>
      <w:ind w:hanging="1134" w:left="1134"/>
    </w:pPr>
    <w:rPr>
      <w:rFonts w:eastAsia="" w:cs="" w:cstheme="majorBidi" w:eastAsiaTheme="majorEastAsia"/>
      <w:sz w:val="26"/>
    </w:rPr>
  </w:style>
  <w:style w:type="paragraph" w:styleId="Imageplacement" w:customStyle="1">
    <w:name w:val="Image placement"/>
    <w:uiPriority w:val="4"/>
    <w:qFormat/>
    <w:rsid w:val="000b10b6"/>
    <w:pPr>
      <w:widowControl/>
      <w:suppressAutoHyphens w:val="true"/>
      <w:bidi w:val="0"/>
      <w:spacing w:before="360" w:after="0"/>
      <w:ind w:left="-28"/>
      <w:jc w:val="left"/>
    </w:pPr>
    <w:rPr>
      <w:rFonts w:ascii="Calibri" w:hAnsi="Calibri" w:eastAsia="Calibri" w:cs="Times New Roman"/>
      <w:color w:val="000000"/>
      <w:kern w:val="0"/>
      <w:sz w:val="20"/>
      <w:szCs w:val="22"/>
      <w:lang w:val="en-AU" w:eastAsia="en-AU" w:bidi="ar-SA"/>
    </w:rPr>
  </w:style>
  <w:style w:type="paragraph" w:styleId="Boxedlistbullet" w:customStyle="1">
    <w:name w:val="Boxed list bullet"/>
    <w:basedOn w:val="Boxedtext"/>
    <w:uiPriority w:val="19"/>
    <w:qFormat/>
    <w:rsid w:val="0021554b"/>
    <w:pPr>
      <w:numPr>
        <w:ilvl w:val="0"/>
        <w:numId w:val="8"/>
      </w:numPr>
      <w:spacing w:before="0" w:after="0"/>
      <w:ind w:hanging="227" w:left="454"/>
      <w:contextualSpacing/>
    </w:pPr>
    <w:rPr/>
  </w:style>
  <w:style w:type="paragraph" w:styleId="Revision">
    <w:name w:val="Revision"/>
    <w:uiPriority w:val="99"/>
    <w:semiHidden/>
    <w:qFormat/>
    <w:rsid w:val="001979b2"/>
    <w:pPr>
      <w:widowControl/>
      <w:suppressAutoHyphens w:val="true"/>
      <w:bidi w:val="0"/>
      <w:spacing w:before="0" w:after="0"/>
      <w:jc w:val="left"/>
    </w:pPr>
    <w:rPr>
      <w:rFonts w:ascii="Calibri" w:hAnsi="Calibri" w:eastAsia="Calibri" w:cs="Times New Roman"/>
      <w:color w:val="000000"/>
      <w:kern w:val="0"/>
      <w:sz w:val="24"/>
      <w:szCs w:val="22"/>
      <w:lang w:val="en-AU" w:eastAsia="en-AU" w:bidi="ar-SA"/>
    </w:rPr>
  </w:style>
  <w:style w:type="paragraph" w:styleId="AnnotationText">
    <w:name w:val="Annotation Text"/>
    <w:basedOn w:val="Normal"/>
    <w:link w:val="CommentTextChar"/>
    <w:semiHidden/>
    <w:unhideWhenUsed/>
    <w:rsid w:val="006c41d1"/>
    <w:pPr>
      <w:spacing w:lineRule="auto" w:line="240"/>
    </w:pPr>
    <w:rPr>
      <w:sz w:val="20"/>
      <w:szCs w:val="20"/>
    </w:rPr>
  </w:style>
  <w:style w:type="paragraph" w:styleId="annotationsubject">
    <w:name w:val="annotation subject"/>
    <w:basedOn w:val="AnnotationText"/>
    <w:next w:val="AnnotationText"/>
    <w:link w:val="CommentSubjectChar"/>
    <w:semiHidden/>
    <w:unhideWhenUsed/>
    <w:qFormat/>
    <w:rsid w:val="006c41d1"/>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TableBullets" w:customStyle="1">
    <w:name w:val="TableBullets"/>
    <w:uiPriority w:val="99"/>
    <w:qFormat/>
    <w:rsid w:val="00332c06"/>
  </w:style>
  <w:style w:type="numbering" w:styleId="Sources" w:customStyle="1">
    <w:name w:val="Sources"/>
    <w:qFormat/>
    <w:rsid w:val="00332c06"/>
  </w:style>
  <w:style w:type="numbering" w:styleId="Bullets" w:customStyle="1">
    <w:name w:val="Bullets"/>
    <w:qFormat/>
    <w:rsid w:val="00332c06"/>
  </w:style>
  <w:style w:type="numbering" w:styleId="Numbers" w:customStyle="1">
    <w:name w:val="Numbers"/>
    <w:qFormat/>
    <w:rsid w:val="00332c06"/>
  </w:style>
  <w:style w:type="numbering" w:styleId="OutlineList1">
    <w:name w:val="Outline List 1"/>
    <w:uiPriority w:val="99"/>
    <w:unhideWhenUsed/>
    <w:qFormat/>
    <w:rsid w:val="006246c0"/>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99"/>
    <w:rsid w:val="003c3fd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CSIRO">
    <w:name w:val="Table_CSIRO"/>
    <w:basedOn w:val="TableNormal"/>
    <w:uiPriority w:val="99"/>
    <w:qFormat/>
    <w:rsid w:val="00332c06"/>
    <w:rPr>
      <w:rFonts w:eastAsiaTheme="minorHAnsi"/>
      <w:sz w:val="22"/>
      <w:szCs w:val="22"/>
    </w:rPr>
    <w:tblPr>
      <w:tblStyleRowBandSize w:val="1"/>
      <w:tblBorders>
        <w:bottom w:val="single" w:color="auto" w:sz="4" w:space="0"/>
      </w:tblBorders>
      <w:tblCellMar>
        <w:left w:w="85" w:type="dxa"/>
        <w:bottom w:w="28" w:type="dxa"/>
        <w:right w:w="85" w:type="dxa"/>
      </w:tblCellMar>
    </w:tblPr>
    <w:tblStylePr w:type="firstRow">
      <w:pPr>
        <w:spacing w:before="0" w:after="0" w:line="240" w:lineRule="auto"/>
      </w:pPr>
      <w:rPr>
        <w:b/>
        <w:bCs/>
        <w:color w:themeColor="background1"/>
      </w:rPr>
      <w:tblPr/>
      <w:tcPr>
        <w:tcBorders>
          <w:top w:val="nil"/>
          <w:left w:val="nil"/>
          <w:bottom w:val="nil"/>
          <w:right w:val="nil"/>
          <w:insideH w:val="nil"/>
          <w:insideV w:val="nil"/>
          <w:tl2br w:val="nil"/>
          <w:tr2bl w:val="nil"/>
        </w:tcBorders>
        <w:shd w:val="clear" w:color="auto" w:fill="000000" w:themeFill="text1"/>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Horz">
      <w:tblPr/>
      <w:tcPr>
        <w:tcBorders>
          <w:left w:val="nil"/>
          <w:right w:val="nil"/>
          <w:insideH w:val="nil"/>
          <w:insideV w:val="nil"/>
        </w:tcBorders>
        <w:shd w:val="clear" w:color="auto" w:fill="EDEDED"/>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CSIRO-">
      <a:dk1>
        <a:srgbClr val="000000"/>
      </a:dk1>
      <a:lt1>
        <a:srgbClr val="ffffff"/>
      </a:lt1>
      <a:dk2>
        <a:srgbClr val="000000"/>
      </a:dk2>
      <a:lt2>
        <a:srgbClr val="ffffff"/>
      </a:lt2>
      <a:accent1>
        <a:srgbClr val="00a9ce"/>
      </a:accent1>
      <a:accent2>
        <a:srgbClr val="001d34"/>
      </a:accent2>
      <a:accent3>
        <a:srgbClr val="757579"/>
      </a:accent3>
      <a:accent4>
        <a:srgbClr val="1e22aa"/>
      </a:accent4>
      <a:accent5>
        <a:srgbClr val="007377"/>
      </a:accent5>
      <a:accent6>
        <a:srgbClr val="6d2077"/>
      </a:accent6>
      <a:hlink>
        <a:srgbClr val="004b87"/>
      </a:hlink>
      <a:folHlink>
        <a:srgbClr val="007a53"/>
      </a:folHlink>
    </a:clrScheme>
    <a:fontScheme name="CSIRO Fonts">
      <a:majorFont>
        <a:latin typeface="Calibri"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49729-9E34-4E37-B2A4-CF0052475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Factsheet Simple.dotx</Template>
  <TotalTime>2</TotalTime>
  <Application>LibreOffice/24.2.7.2$Linux_X86_64 LibreOffice_project/420$Build-2</Application>
  <AppVersion>15.0000</AppVersion>
  <Pages>3</Pages>
  <Words>857</Words>
  <Characters>4966</Characters>
  <CharactersWithSpaces>5768</CharactersWithSpaces>
  <Paragraphs>68</Paragraphs>
  <Company>CSIRO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2023-11-13T02:39:00Z</dcterms:created>
  <dc:creator>Heyenga, Sonja (SI&amp;P, Dutton Park)</dc:creator>
  <dc:description/>
  <dc:language>en-AU</dc:language>
  <cp:lastModifiedBy/>
  <cp:lastPrinted>2012-02-01T05:32:00Z</cp:lastPrinted>
  <dcterms:modified xsi:type="dcterms:W3CDTF">2025-09-18T15:00:45Z</dcterms:modified>
  <cp:revision>35</cp:revision>
  <dc:subject/>
  <dc:title>CSIRO</dc:title>
</cp:coreProperties>
</file>

<file path=docProps/custom.xml><?xml version="1.0" encoding="utf-8"?>
<Properties xmlns="http://schemas.openxmlformats.org/officeDocument/2006/custom-properties" xmlns:vt="http://schemas.openxmlformats.org/officeDocument/2006/docPropsVTypes"/>
</file>